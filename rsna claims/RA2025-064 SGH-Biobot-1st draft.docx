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57124" w:rsidR="00ED006F" w:rsidP="00FE1A98" w:rsidRDefault="00ED006F" w14:paraId="2963ACD0" w14:textId="6A77BF0D">
      <w:pPr>
        <w:pStyle w:val="Style8"/>
        <w:widowControl/>
        <w:jc w:val="center"/>
        <w:rPr>
          <w:rStyle w:val="FontStyle13"/>
          <w:sz w:val="20"/>
          <w:szCs w:val="20"/>
          <w:u w:val="single"/>
          <w:lang w:eastAsia="en-US"/>
        </w:rPr>
      </w:pPr>
      <w:commentRangeStart w:id="0"/>
      <w:r w:rsidRPr="00857124">
        <w:rPr>
          <w:rStyle w:val="FontStyle13"/>
          <w:sz w:val="20"/>
          <w:szCs w:val="20"/>
          <w:u w:val="single"/>
          <w:lang w:eastAsia="en-US"/>
        </w:rPr>
        <w:t>RESEARCH COLLABORATION</w:t>
      </w:r>
      <w:r w:rsidRPr="00857124" w:rsidR="00727A22">
        <w:rPr>
          <w:rStyle w:val="FontStyle13"/>
          <w:sz w:val="20"/>
          <w:szCs w:val="20"/>
          <w:u w:val="single"/>
          <w:lang w:eastAsia="en-US"/>
        </w:rPr>
        <w:t xml:space="preserve"> AGREEMENT</w:t>
      </w:r>
      <w:commentRangeEnd w:id="0"/>
      <w:r w:rsidRPr="00857124" w:rsidR="0049534D">
        <w:rPr>
          <w:rStyle w:val="CommentReference"/>
          <w:rFonts w:cs="Arial"/>
          <w:b/>
          <w:sz w:val="20"/>
          <w:szCs w:val="20"/>
          <w:u w:val="single"/>
          <w:lang w:eastAsia="en-US"/>
        </w:rPr>
        <w:commentReference w:id="0"/>
      </w:r>
    </w:p>
    <w:p w:rsidRPr="00857124" w:rsidR="00ED006F" w:rsidP="00FE1A98" w:rsidRDefault="00ED006F" w14:paraId="6FE96B26" w14:textId="77777777">
      <w:pPr>
        <w:pStyle w:val="Style3"/>
        <w:widowControl/>
        <w:spacing w:line="240" w:lineRule="auto"/>
        <w:rPr>
          <w:rStyle w:val="FontStyle13"/>
          <w:sz w:val="20"/>
          <w:szCs w:val="20"/>
          <w:lang w:eastAsia="en-US"/>
        </w:rPr>
      </w:pPr>
    </w:p>
    <w:p w:rsidRPr="00857124" w:rsidR="00ED006F" w:rsidP="00FE1A98" w:rsidRDefault="00ED006F" w14:paraId="68C07B80" w14:textId="77777777">
      <w:pPr>
        <w:pStyle w:val="Style3"/>
        <w:widowControl/>
        <w:spacing w:line="240" w:lineRule="auto"/>
        <w:rPr>
          <w:rStyle w:val="FontStyle13"/>
          <w:sz w:val="20"/>
          <w:szCs w:val="20"/>
          <w:lang w:eastAsia="en-US"/>
        </w:rPr>
      </w:pPr>
    </w:p>
    <w:p w:rsidRPr="00857124" w:rsidR="008B6151" w:rsidP="00FE1A98" w:rsidRDefault="00ED006F" w14:paraId="3B4ED084" w14:textId="31C46BCA">
      <w:pPr>
        <w:jc w:val="both"/>
        <w:rPr>
          <w:rFonts w:eastAsia="Times New Roman" w:cs="Arial"/>
          <w:sz w:val="20"/>
          <w:szCs w:val="20"/>
          <w:lang w:eastAsia="en-US"/>
        </w:rPr>
      </w:pPr>
      <w:r w:rsidRPr="00857124">
        <w:rPr>
          <w:rStyle w:val="FontStyle13"/>
          <w:b w:val="0"/>
          <w:sz w:val="20"/>
          <w:szCs w:val="20"/>
          <w:lang w:eastAsia="en-US"/>
        </w:rPr>
        <w:t>T</w:t>
      </w:r>
      <w:r w:rsidRPr="00857124" w:rsidR="008B6151">
        <w:rPr>
          <w:rStyle w:val="FontStyle13"/>
          <w:b w:val="0"/>
          <w:sz w:val="20"/>
          <w:szCs w:val="20"/>
          <w:lang w:eastAsia="en-US"/>
        </w:rPr>
        <w:t>his</w:t>
      </w:r>
      <w:r w:rsidRPr="00857124">
        <w:rPr>
          <w:rStyle w:val="FontStyle13"/>
          <w:b w:val="0"/>
          <w:sz w:val="20"/>
          <w:szCs w:val="20"/>
          <w:lang w:eastAsia="en-US"/>
        </w:rPr>
        <w:t xml:space="preserve"> </w:t>
      </w:r>
      <w:r w:rsidRPr="00857124" w:rsidR="008B6151">
        <w:rPr>
          <w:rStyle w:val="FontStyle13"/>
          <w:b w:val="0"/>
          <w:sz w:val="20"/>
          <w:szCs w:val="20"/>
          <w:lang w:eastAsia="en-US"/>
        </w:rPr>
        <w:t>Research Collaboration Agreement</w:t>
      </w:r>
      <w:r w:rsidRPr="00857124">
        <w:rPr>
          <w:rStyle w:val="FontStyle13"/>
          <w:sz w:val="20"/>
          <w:szCs w:val="20"/>
          <w:lang w:eastAsia="en-US"/>
        </w:rPr>
        <w:t xml:space="preserve"> </w:t>
      </w:r>
      <w:r w:rsidRPr="00857124" w:rsidR="00727A22">
        <w:rPr>
          <w:rStyle w:val="FontStyle14"/>
          <w:sz w:val="20"/>
          <w:szCs w:val="20"/>
          <w:lang w:eastAsia="en-US"/>
        </w:rPr>
        <w:t>(“</w:t>
      </w:r>
      <w:r w:rsidRPr="00857124" w:rsidR="00727A22">
        <w:rPr>
          <w:rStyle w:val="FontStyle14"/>
          <w:b/>
          <w:sz w:val="20"/>
          <w:szCs w:val="20"/>
          <w:lang w:eastAsia="en-US"/>
        </w:rPr>
        <w:t>Agreement</w:t>
      </w:r>
      <w:r w:rsidRPr="00857124" w:rsidR="00727A22">
        <w:rPr>
          <w:rStyle w:val="FontStyle14"/>
          <w:sz w:val="20"/>
          <w:szCs w:val="20"/>
          <w:lang w:eastAsia="en-US"/>
        </w:rPr>
        <w:t xml:space="preserve">”) </w:t>
      </w:r>
      <w:r w:rsidRPr="00857124" w:rsidR="008B6151">
        <w:rPr>
          <w:rFonts w:eastAsia="Times New Roman" w:cs="Arial"/>
          <w:sz w:val="20"/>
          <w:szCs w:val="20"/>
          <w:lang w:eastAsia="en-US"/>
        </w:rPr>
        <w:t xml:space="preserve">is made </w:t>
      </w:r>
      <w:r w:rsidRPr="00DD0165" w:rsidR="00F82F88">
        <w:rPr>
          <w:rFonts w:eastAsia="Times New Roman" w:cs="Arial"/>
          <w:sz w:val="20"/>
          <w:szCs w:val="20"/>
          <w:lang w:eastAsia="en-US"/>
        </w:rPr>
        <w:t xml:space="preserve">as of </w:t>
      </w:r>
      <w:r w:rsidR="00F66E3D">
        <w:rPr>
          <w:rFonts w:eastAsia="Times New Roman" w:cs="Arial"/>
          <w:sz w:val="20"/>
          <w:szCs w:val="20"/>
          <w:lang w:eastAsia="en-US"/>
        </w:rPr>
        <w:t xml:space="preserve">the </w:t>
      </w:r>
      <w:r w:rsidR="00B6133C">
        <w:rPr>
          <w:rFonts w:eastAsia="Times New Roman" w:cs="Arial"/>
          <w:sz w:val="20"/>
          <w:szCs w:val="20"/>
          <w:lang w:eastAsia="en-US"/>
        </w:rPr>
        <w:t>Effective Date (as defined below)</w:t>
      </w:r>
    </w:p>
    <w:p w:rsidR="00ED006F" w:rsidP="00FE1A98" w:rsidRDefault="00ED006F" w14:paraId="59A22AD3" w14:textId="77777777">
      <w:pPr>
        <w:pStyle w:val="Style8"/>
        <w:widowControl/>
        <w:rPr>
          <w:rStyle w:val="FontStyle13"/>
          <w:sz w:val="20"/>
          <w:szCs w:val="20"/>
          <w:lang w:eastAsia="en-US"/>
        </w:rPr>
      </w:pPr>
    </w:p>
    <w:p w:rsidR="008B6151" w:rsidP="00FE1A98" w:rsidRDefault="008B6151" w14:paraId="3D51B672" w14:textId="77777777">
      <w:pPr>
        <w:jc w:val="both"/>
        <w:rPr>
          <w:rFonts w:eastAsia="Times New Roman" w:cs="Arial"/>
          <w:sz w:val="20"/>
          <w:szCs w:val="20"/>
          <w:lang w:eastAsia="en-US"/>
        </w:rPr>
      </w:pPr>
      <w:r w:rsidRPr="00857124">
        <w:rPr>
          <w:rFonts w:eastAsia="Times New Roman" w:cs="Arial"/>
          <w:sz w:val="20"/>
          <w:szCs w:val="20"/>
          <w:lang w:eastAsia="en-US"/>
        </w:rPr>
        <w:t xml:space="preserve">between </w:t>
      </w:r>
    </w:p>
    <w:p w:rsidRPr="00857124" w:rsidR="0011169A" w:rsidP="00FE1A98" w:rsidRDefault="0011169A" w14:paraId="3562AFC7" w14:textId="77777777">
      <w:pPr>
        <w:jc w:val="both"/>
        <w:rPr>
          <w:rFonts w:eastAsia="Times New Roman" w:cs="Arial"/>
          <w:sz w:val="20"/>
          <w:szCs w:val="20"/>
          <w:lang w:eastAsia="en-US"/>
        </w:rPr>
      </w:pPr>
    </w:p>
    <w:p w:rsidRPr="00857124" w:rsidR="0011169A" w:rsidP="0011169A" w:rsidRDefault="0011169A" w14:paraId="105449D0" w14:textId="77777777">
      <w:pPr>
        <w:ind w:left="720" w:hanging="720"/>
        <w:jc w:val="both"/>
        <w:rPr>
          <w:rFonts w:eastAsia="Times New Roman" w:cs="Arial"/>
          <w:sz w:val="20"/>
          <w:szCs w:val="20"/>
          <w:lang w:eastAsia="en-US"/>
        </w:rPr>
      </w:pPr>
      <w:r w:rsidRPr="00857124">
        <w:rPr>
          <w:rFonts w:eastAsia="Times New Roman" w:cs="Arial"/>
          <w:sz w:val="20"/>
          <w:szCs w:val="20"/>
          <w:lang w:eastAsia="en-US"/>
        </w:rPr>
        <w:t>(1)</w:t>
      </w:r>
      <w:r w:rsidRPr="00857124">
        <w:rPr>
          <w:rFonts w:eastAsia="Times New Roman" w:cs="Arial"/>
          <w:sz w:val="20"/>
          <w:szCs w:val="20"/>
          <w:lang w:eastAsia="en-US"/>
        </w:rPr>
        <w:tab/>
      </w:r>
      <w:r w:rsidRPr="008C5E29">
        <w:rPr>
          <w:rFonts w:cs="Arial"/>
          <w:b/>
          <w:sz w:val="20"/>
          <w:szCs w:val="20"/>
        </w:rPr>
        <w:t>SINGAPORE GENERAL HOSPITAL PTE LTD</w:t>
      </w:r>
      <w:r w:rsidRPr="00857124">
        <w:rPr>
          <w:rFonts w:cs="Arial"/>
          <w:sz w:val="20"/>
          <w:szCs w:val="20"/>
        </w:rPr>
        <w:t xml:space="preserve"> (</w:t>
      </w:r>
      <w:r>
        <w:rPr>
          <w:rFonts w:cs="Arial"/>
          <w:sz w:val="20"/>
          <w:szCs w:val="20"/>
        </w:rPr>
        <w:t>Company Reg. No. 198703907Z)</w:t>
      </w:r>
      <w:r w:rsidRPr="00857124">
        <w:rPr>
          <w:rFonts w:cs="Arial"/>
          <w:sz w:val="20"/>
          <w:szCs w:val="20"/>
        </w:rPr>
        <w:t xml:space="preserve">, a company incorporated in Singapore with its registered office at </w:t>
      </w:r>
      <w:r w:rsidRPr="00857124">
        <w:rPr>
          <w:rFonts w:eastAsia="Times New Roman" w:cs="Arial"/>
          <w:sz w:val="20"/>
          <w:szCs w:val="20"/>
          <w:lang w:eastAsia="en-US"/>
        </w:rPr>
        <w:t>10</w:t>
      </w:r>
      <w:r w:rsidRPr="00857124">
        <w:rPr>
          <w:rFonts w:cs="Arial"/>
          <w:sz w:val="20"/>
          <w:szCs w:val="20"/>
        </w:rPr>
        <w:t xml:space="preserve"> Hospital </w:t>
      </w:r>
      <w:r w:rsidRPr="00857124">
        <w:rPr>
          <w:rFonts w:eastAsia="Times New Roman" w:cs="Arial"/>
          <w:sz w:val="20"/>
          <w:szCs w:val="20"/>
          <w:lang w:eastAsia="en-US"/>
        </w:rPr>
        <w:t>Boulevard</w:t>
      </w:r>
      <w:r>
        <w:rPr>
          <w:rFonts w:eastAsia="Times New Roman" w:cs="Arial"/>
          <w:sz w:val="20"/>
          <w:szCs w:val="20"/>
          <w:lang w:eastAsia="en-US"/>
        </w:rPr>
        <w:t>,</w:t>
      </w:r>
      <w:r w:rsidRPr="00857124">
        <w:rPr>
          <w:rFonts w:eastAsia="Times New Roman" w:cs="Arial"/>
          <w:sz w:val="20"/>
          <w:szCs w:val="20"/>
          <w:lang w:eastAsia="en-US"/>
        </w:rPr>
        <w:t xml:space="preserve"> #19-01</w:t>
      </w:r>
      <w:r>
        <w:rPr>
          <w:rFonts w:eastAsia="Times New Roman" w:cs="Arial"/>
          <w:sz w:val="20"/>
          <w:szCs w:val="20"/>
          <w:lang w:eastAsia="en-US"/>
        </w:rPr>
        <w:t>,</w:t>
      </w:r>
      <w:r w:rsidRPr="00857124">
        <w:rPr>
          <w:rFonts w:cs="Arial"/>
          <w:sz w:val="20"/>
          <w:szCs w:val="20"/>
        </w:rPr>
        <w:t xml:space="preserve"> Singapore </w:t>
      </w:r>
      <w:r w:rsidRPr="00857124">
        <w:rPr>
          <w:rFonts w:eastAsia="Times New Roman" w:cs="Arial"/>
          <w:sz w:val="20"/>
          <w:szCs w:val="20"/>
          <w:lang w:eastAsia="en-US"/>
        </w:rPr>
        <w:t>168582</w:t>
      </w:r>
      <w:r w:rsidRPr="00857124">
        <w:rPr>
          <w:rFonts w:cs="Arial"/>
          <w:sz w:val="20"/>
          <w:szCs w:val="20"/>
        </w:rPr>
        <w:t xml:space="preserve"> (the “</w:t>
      </w:r>
      <w:r w:rsidRPr="00857124">
        <w:rPr>
          <w:rFonts w:cs="Arial"/>
          <w:b/>
          <w:sz w:val="20"/>
          <w:szCs w:val="20"/>
        </w:rPr>
        <w:t>Institution</w:t>
      </w:r>
      <w:r w:rsidRPr="00857124">
        <w:rPr>
          <w:rFonts w:cs="Arial"/>
          <w:sz w:val="20"/>
          <w:szCs w:val="20"/>
        </w:rPr>
        <w:t>”</w:t>
      </w:r>
      <w:r>
        <w:rPr>
          <w:rFonts w:cs="Arial"/>
          <w:sz w:val="20"/>
          <w:szCs w:val="20"/>
        </w:rPr>
        <w:t xml:space="preserve"> or the “</w:t>
      </w:r>
      <w:r w:rsidRPr="00621318">
        <w:rPr>
          <w:rFonts w:cs="Arial"/>
          <w:b/>
          <w:sz w:val="20"/>
          <w:szCs w:val="20"/>
        </w:rPr>
        <w:t>Host Institution</w:t>
      </w:r>
      <w:r>
        <w:rPr>
          <w:rFonts w:cs="Arial"/>
          <w:b/>
          <w:sz w:val="20"/>
          <w:szCs w:val="20"/>
        </w:rPr>
        <w:t>” or “SGH”</w:t>
      </w:r>
      <w:r w:rsidRPr="00857124">
        <w:rPr>
          <w:rFonts w:cs="Arial"/>
          <w:sz w:val="20"/>
          <w:szCs w:val="20"/>
        </w:rPr>
        <w:t>)</w:t>
      </w:r>
      <w:r>
        <w:rPr>
          <w:rFonts w:cs="Arial"/>
          <w:sz w:val="20"/>
          <w:szCs w:val="20"/>
        </w:rPr>
        <w:t>;</w:t>
      </w:r>
    </w:p>
    <w:p w:rsidRPr="00857124" w:rsidR="0011169A" w:rsidP="0011169A" w:rsidRDefault="0011169A" w14:paraId="0CA07281" w14:textId="77777777">
      <w:pPr>
        <w:jc w:val="both"/>
        <w:rPr>
          <w:rFonts w:eastAsia="Times New Roman" w:cs="Arial"/>
          <w:sz w:val="20"/>
          <w:szCs w:val="20"/>
          <w:lang w:eastAsia="en-US"/>
        </w:rPr>
      </w:pPr>
    </w:p>
    <w:p w:rsidRPr="00857124" w:rsidR="0011169A" w:rsidP="0011169A" w:rsidRDefault="0011169A" w14:paraId="02556C59" w14:textId="77777777">
      <w:pPr>
        <w:jc w:val="both"/>
        <w:rPr>
          <w:rFonts w:eastAsia="Times New Roman" w:cs="Arial"/>
          <w:sz w:val="20"/>
          <w:szCs w:val="20"/>
          <w:lang w:eastAsia="en-US"/>
        </w:rPr>
      </w:pPr>
      <w:r w:rsidRPr="00857124">
        <w:rPr>
          <w:rFonts w:eastAsia="Times New Roman" w:cs="Arial"/>
          <w:sz w:val="20"/>
          <w:szCs w:val="20"/>
          <w:lang w:eastAsia="en-US"/>
        </w:rPr>
        <w:t>and</w:t>
      </w:r>
    </w:p>
    <w:p w:rsidRPr="00857124" w:rsidR="0011169A" w:rsidP="0011169A" w:rsidRDefault="0011169A" w14:paraId="222A4FA0" w14:textId="77777777">
      <w:pPr>
        <w:jc w:val="both"/>
        <w:rPr>
          <w:rFonts w:eastAsia="Times New Roman" w:cs="Arial"/>
          <w:sz w:val="20"/>
          <w:szCs w:val="20"/>
          <w:lang w:eastAsia="en-US"/>
        </w:rPr>
      </w:pPr>
    </w:p>
    <w:p w:rsidRPr="00857124" w:rsidR="0011169A" w:rsidP="0011169A" w:rsidRDefault="0011169A" w14:paraId="4C3D76EE" w14:textId="77777777">
      <w:pPr>
        <w:ind w:left="720" w:hanging="720"/>
        <w:jc w:val="both"/>
        <w:rPr>
          <w:rFonts w:eastAsia="Times New Roman" w:cs="Arial"/>
          <w:sz w:val="20"/>
          <w:szCs w:val="20"/>
          <w:lang w:eastAsia="en-US"/>
        </w:rPr>
      </w:pPr>
      <w:r w:rsidRPr="00857124">
        <w:rPr>
          <w:rFonts w:eastAsia="Times New Roman" w:cs="Arial"/>
          <w:sz w:val="20"/>
          <w:szCs w:val="20"/>
          <w:lang w:eastAsia="en-US"/>
        </w:rPr>
        <w:t>(2)</w:t>
      </w:r>
      <w:r w:rsidRPr="00857124">
        <w:rPr>
          <w:rFonts w:eastAsia="Times New Roman" w:cs="Arial"/>
          <w:sz w:val="20"/>
          <w:szCs w:val="20"/>
          <w:lang w:eastAsia="en-US"/>
        </w:rPr>
        <w:tab/>
      </w:r>
      <w:r w:rsidRPr="008C5E29">
        <w:rPr>
          <w:rFonts w:cs="Arial"/>
          <w:b/>
          <w:sz w:val="20"/>
          <w:szCs w:val="20"/>
        </w:rPr>
        <w:t>BIOBOT SURGICAL PTE. LTD.</w:t>
      </w:r>
      <w:r w:rsidRPr="00857124">
        <w:rPr>
          <w:rFonts w:cs="Arial"/>
          <w:sz w:val="20"/>
          <w:szCs w:val="20"/>
        </w:rPr>
        <w:t xml:space="preserve"> (</w:t>
      </w:r>
      <w:r w:rsidRPr="008C5E29">
        <w:rPr>
          <w:rFonts w:cs="Arial"/>
          <w:sz w:val="20"/>
          <w:szCs w:val="20"/>
        </w:rPr>
        <w:t>Company</w:t>
      </w:r>
      <w:r>
        <w:rPr>
          <w:rFonts w:cs="Arial"/>
          <w:sz w:val="20"/>
          <w:szCs w:val="20"/>
        </w:rPr>
        <w:t xml:space="preserve"> Reg. No.</w:t>
      </w:r>
      <w:r w:rsidRPr="00857124">
        <w:rPr>
          <w:rFonts w:cs="Arial"/>
          <w:sz w:val="20"/>
          <w:szCs w:val="20"/>
        </w:rPr>
        <w:t xml:space="preserve"> </w:t>
      </w:r>
      <w:r w:rsidRPr="008C5E29">
        <w:rPr>
          <w:rFonts w:cs="Arial"/>
          <w:sz w:val="20"/>
          <w:szCs w:val="20"/>
        </w:rPr>
        <w:t>200715783Z</w:t>
      </w:r>
      <w:r>
        <w:rPr>
          <w:rFonts w:cs="Arial"/>
          <w:sz w:val="20"/>
          <w:szCs w:val="20"/>
        </w:rPr>
        <w:t>)</w:t>
      </w:r>
      <w:r w:rsidRPr="00857124">
        <w:rPr>
          <w:rFonts w:cs="Arial"/>
          <w:sz w:val="20"/>
          <w:szCs w:val="20"/>
        </w:rPr>
        <w:t xml:space="preserve">, a </w:t>
      </w:r>
      <w:r w:rsidRPr="008C5E29">
        <w:rPr>
          <w:rFonts w:cs="Arial"/>
          <w:sz w:val="20"/>
          <w:szCs w:val="20"/>
        </w:rPr>
        <w:t>compan</w:t>
      </w:r>
      <w:r w:rsidRPr="006B5277">
        <w:rPr>
          <w:rFonts w:cs="Arial"/>
          <w:sz w:val="20"/>
          <w:szCs w:val="20"/>
        </w:rPr>
        <w:t>y</w:t>
      </w:r>
      <w:r w:rsidRPr="00857124">
        <w:rPr>
          <w:rFonts w:cs="Arial"/>
          <w:sz w:val="20"/>
          <w:szCs w:val="20"/>
        </w:rPr>
        <w:t xml:space="preserve"> incorporated in</w:t>
      </w:r>
      <w:r>
        <w:rPr>
          <w:rFonts w:cs="Arial"/>
          <w:sz w:val="20"/>
          <w:szCs w:val="20"/>
        </w:rPr>
        <w:t xml:space="preserve"> Singapore </w:t>
      </w:r>
      <w:r w:rsidRPr="00857124">
        <w:rPr>
          <w:rFonts w:cs="Arial"/>
          <w:sz w:val="20"/>
          <w:szCs w:val="20"/>
        </w:rPr>
        <w:t>with its registered office at</w:t>
      </w:r>
      <w:r>
        <w:rPr>
          <w:rFonts w:cs="Arial"/>
          <w:sz w:val="20"/>
          <w:szCs w:val="20"/>
        </w:rPr>
        <w:t xml:space="preserve"> 79 Ayer Rajah Crescent #04-05/06, Singapore 139955 </w:t>
      </w:r>
      <w:r w:rsidRPr="00857124">
        <w:rPr>
          <w:rFonts w:cs="Arial"/>
          <w:sz w:val="20"/>
          <w:szCs w:val="20"/>
        </w:rPr>
        <w:t>(the “</w:t>
      </w:r>
      <w:r w:rsidRPr="00857124">
        <w:rPr>
          <w:rFonts w:cs="Arial"/>
          <w:b/>
          <w:sz w:val="20"/>
          <w:szCs w:val="20"/>
        </w:rPr>
        <w:t>Collaborator</w:t>
      </w:r>
      <w:r w:rsidRPr="00857124">
        <w:rPr>
          <w:rFonts w:cs="Arial"/>
          <w:sz w:val="20"/>
          <w:szCs w:val="20"/>
        </w:rPr>
        <w:t>”</w:t>
      </w:r>
      <w:r>
        <w:rPr>
          <w:rFonts w:cs="Arial"/>
          <w:sz w:val="20"/>
          <w:szCs w:val="20"/>
        </w:rPr>
        <w:t xml:space="preserve"> or “</w:t>
      </w:r>
      <w:r w:rsidRPr="008C5E29">
        <w:rPr>
          <w:rFonts w:cs="Arial"/>
          <w:b/>
          <w:bCs/>
          <w:sz w:val="20"/>
          <w:szCs w:val="20"/>
        </w:rPr>
        <w:t>BIOBOT</w:t>
      </w:r>
      <w:r>
        <w:rPr>
          <w:rFonts w:cs="Arial"/>
          <w:sz w:val="20"/>
          <w:szCs w:val="20"/>
        </w:rPr>
        <w:t>”</w:t>
      </w:r>
      <w:r w:rsidRPr="00857124">
        <w:rPr>
          <w:rFonts w:cs="Arial"/>
          <w:sz w:val="20"/>
          <w:szCs w:val="20"/>
        </w:rPr>
        <w:t>),</w:t>
      </w:r>
    </w:p>
    <w:p w:rsidRPr="00857124" w:rsidR="008B6151" w:rsidP="00FE1A98" w:rsidRDefault="008B6151" w14:paraId="26671025" w14:textId="77777777">
      <w:pPr>
        <w:jc w:val="both"/>
        <w:rPr>
          <w:rFonts w:eastAsia="Times New Roman" w:cs="Arial"/>
          <w:sz w:val="20"/>
          <w:szCs w:val="20"/>
          <w:lang w:eastAsia="en-US"/>
        </w:rPr>
      </w:pPr>
    </w:p>
    <w:p w:rsidRPr="00857124" w:rsidR="006F1ACD" w:rsidP="006F1ACD" w:rsidRDefault="006F1ACD" w14:paraId="31D4CD6C" w14:textId="38E38294">
      <w:pPr>
        <w:jc w:val="both"/>
        <w:rPr>
          <w:rFonts w:eastAsia="Times New Roman" w:cs="Arial"/>
          <w:sz w:val="20"/>
          <w:szCs w:val="20"/>
        </w:rPr>
      </w:pPr>
      <w:r w:rsidRPr="00857124">
        <w:rPr>
          <w:rFonts w:eastAsia="Times New Roman" w:cs="Arial"/>
          <w:sz w:val="20"/>
          <w:szCs w:val="20"/>
        </w:rPr>
        <w:t>(collectively</w:t>
      </w:r>
      <w:r w:rsidR="00705111">
        <w:rPr>
          <w:rFonts w:eastAsia="Times New Roman" w:cs="Arial"/>
          <w:sz w:val="20"/>
          <w:szCs w:val="20"/>
        </w:rPr>
        <w:t>,</w:t>
      </w:r>
      <w:r w:rsidRPr="00857124">
        <w:rPr>
          <w:rFonts w:eastAsia="Times New Roman" w:cs="Arial"/>
          <w:sz w:val="20"/>
          <w:szCs w:val="20"/>
        </w:rPr>
        <w:t xml:space="preserve"> the “</w:t>
      </w:r>
      <w:r w:rsidRPr="00857124">
        <w:rPr>
          <w:rFonts w:eastAsia="Times New Roman" w:cs="Arial"/>
          <w:b/>
          <w:sz w:val="20"/>
          <w:szCs w:val="20"/>
        </w:rPr>
        <w:t>Parties</w:t>
      </w:r>
      <w:r w:rsidRPr="00857124">
        <w:rPr>
          <w:rFonts w:eastAsia="Times New Roman" w:cs="Arial"/>
          <w:sz w:val="20"/>
          <w:szCs w:val="20"/>
        </w:rPr>
        <w:t>” and individually</w:t>
      </w:r>
      <w:r w:rsidR="00705111">
        <w:rPr>
          <w:rFonts w:eastAsia="Times New Roman" w:cs="Arial"/>
          <w:sz w:val="20"/>
          <w:szCs w:val="20"/>
        </w:rPr>
        <w:t>,</w:t>
      </w:r>
      <w:r w:rsidRPr="00857124">
        <w:rPr>
          <w:rFonts w:eastAsia="Times New Roman" w:cs="Arial"/>
          <w:sz w:val="20"/>
          <w:szCs w:val="20"/>
        </w:rPr>
        <w:t xml:space="preserve"> </w:t>
      </w:r>
      <w:r w:rsidR="00705111">
        <w:rPr>
          <w:rFonts w:eastAsia="Times New Roman" w:cs="Arial"/>
          <w:sz w:val="20"/>
          <w:szCs w:val="20"/>
        </w:rPr>
        <w:t>the</w:t>
      </w:r>
      <w:r w:rsidRPr="00857124">
        <w:rPr>
          <w:rFonts w:eastAsia="Times New Roman" w:cs="Arial"/>
          <w:sz w:val="20"/>
          <w:szCs w:val="20"/>
        </w:rPr>
        <w:t xml:space="preserve"> “</w:t>
      </w:r>
      <w:r w:rsidRPr="00857124">
        <w:rPr>
          <w:rFonts w:eastAsia="Times New Roman" w:cs="Arial"/>
          <w:b/>
          <w:sz w:val="20"/>
          <w:szCs w:val="20"/>
        </w:rPr>
        <w:t>Party</w:t>
      </w:r>
      <w:r w:rsidRPr="00857124">
        <w:rPr>
          <w:rFonts w:eastAsia="Times New Roman" w:cs="Arial"/>
          <w:sz w:val="20"/>
          <w:szCs w:val="20"/>
        </w:rPr>
        <w:t>”).</w:t>
      </w:r>
    </w:p>
    <w:p w:rsidRPr="00857124" w:rsidR="00ED006F" w:rsidP="00FE1A98" w:rsidRDefault="00ED006F" w14:paraId="57F04ECE" w14:textId="77777777">
      <w:pPr>
        <w:pStyle w:val="Style8"/>
        <w:widowControl/>
        <w:rPr>
          <w:rStyle w:val="FontStyle14"/>
          <w:sz w:val="20"/>
          <w:szCs w:val="20"/>
          <w:lang w:eastAsia="en-US"/>
        </w:rPr>
      </w:pPr>
    </w:p>
    <w:p w:rsidRPr="00857124" w:rsidR="00ED006F" w:rsidP="00FE1A98" w:rsidRDefault="00ED006F" w14:paraId="390C0B9B" w14:textId="77777777">
      <w:pPr>
        <w:pStyle w:val="Style8"/>
        <w:widowControl/>
        <w:rPr>
          <w:rStyle w:val="FontStyle14"/>
          <w:sz w:val="20"/>
          <w:szCs w:val="20"/>
          <w:lang w:eastAsia="en-US"/>
        </w:rPr>
      </w:pPr>
    </w:p>
    <w:p w:rsidRPr="00857124" w:rsidR="00ED006F" w:rsidP="00FE1A98" w:rsidRDefault="00ED006F" w14:paraId="1E25F9D3" w14:textId="77777777">
      <w:pPr>
        <w:pStyle w:val="Style8"/>
        <w:widowControl/>
        <w:rPr>
          <w:rStyle w:val="FontStyle13"/>
          <w:sz w:val="20"/>
          <w:szCs w:val="20"/>
          <w:lang w:eastAsia="en-US"/>
        </w:rPr>
      </w:pPr>
      <w:r w:rsidRPr="00857124">
        <w:rPr>
          <w:rStyle w:val="FontStyle13"/>
          <w:sz w:val="20"/>
          <w:szCs w:val="20"/>
          <w:lang w:eastAsia="en-US"/>
        </w:rPr>
        <w:t>RECITALS</w:t>
      </w:r>
    </w:p>
    <w:p w:rsidRPr="00857124" w:rsidR="00ED006F" w:rsidP="00FE1A98" w:rsidRDefault="00ED006F" w14:paraId="31EDD631" w14:textId="77777777">
      <w:pPr>
        <w:pStyle w:val="Style6"/>
        <w:widowControl/>
        <w:tabs>
          <w:tab w:val="left" w:pos="677"/>
        </w:tabs>
        <w:spacing w:line="240" w:lineRule="auto"/>
        <w:ind w:firstLine="0"/>
        <w:rPr>
          <w:rStyle w:val="FontStyle14"/>
          <w:sz w:val="20"/>
          <w:szCs w:val="20"/>
          <w:lang w:eastAsia="en-US"/>
        </w:rPr>
      </w:pPr>
    </w:p>
    <w:p w:rsidRPr="00857124" w:rsidR="00ED006F" w:rsidP="00FE1A98" w:rsidRDefault="00ED006F" w14:paraId="0C3ED4AB" w14:textId="6D38F62A">
      <w:pPr>
        <w:pStyle w:val="Style6"/>
        <w:widowControl/>
        <w:numPr>
          <w:ilvl w:val="0"/>
          <w:numId w:val="3"/>
        </w:numPr>
        <w:tabs>
          <w:tab w:val="left" w:pos="677"/>
        </w:tabs>
        <w:spacing w:line="240" w:lineRule="auto"/>
        <w:ind w:left="677"/>
        <w:rPr>
          <w:rStyle w:val="FontStyle14"/>
          <w:sz w:val="20"/>
          <w:szCs w:val="20"/>
          <w:lang w:eastAsia="en-US"/>
        </w:rPr>
      </w:pPr>
      <w:r w:rsidRPr="00857124">
        <w:rPr>
          <w:rStyle w:val="FontStyle14"/>
          <w:sz w:val="20"/>
          <w:szCs w:val="20"/>
          <w:lang w:eastAsia="en-US"/>
        </w:rPr>
        <w:t>The Parties wish to collaborate on the Project</w:t>
      </w:r>
      <w:r w:rsidR="00705111">
        <w:rPr>
          <w:rStyle w:val="FontStyle14"/>
          <w:sz w:val="20"/>
          <w:szCs w:val="20"/>
          <w:lang w:eastAsia="en-US"/>
        </w:rPr>
        <w:t xml:space="preserve"> (as defined below)</w:t>
      </w:r>
      <w:r w:rsidRPr="00857124">
        <w:rPr>
          <w:rStyle w:val="FontStyle14"/>
          <w:sz w:val="20"/>
          <w:szCs w:val="20"/>
          <w:lang w:eastAsia="en-US"/>
        </w:rPr>
        <w:t xml:space="preserve"> </w:t>
      </w:r>
      <w:r w:rsidRPr="00857124" w:rsidR="00727A22">
        <w:rPr>
          <w:rStyle w:val="FontStyle14"/>
          <w:sz w:val="20"/>
          <w:szCs w:val="20"/>
          <w:lang w:eastAsia="en-US"/>
        </w:rPr>
        <w:t xml:space="preserve">as described </w:t>
      </w:r>
      <w:r w:rsidRPr="00857124">
        <w:rPr>
          <w:rStyle w:val="FontStyle14"/>
          <w:sz w:val="20"/>
          <w:szCs w:val="20"/>
          <w:lang w:eastAsia="en-US"/>
        </w:rPr>
        <w:t xml:space="preserve">in the </w:t>
      </w:r>
      <w:r w:rsidR="00552A18">
        <w:rPr>
          <w:rStyle w:val="FontStyle14"/>
          <w:sz w:val="20"/>
          <w:szCs w:val="20"/>
          <w:lang w:eastAsia="en-US"/>
        </w:rPr>
        <w:t>Work Plan</w:t>
      </w:r>
      <w:r w:rsidR="00705111">
        <w:rPr>
          <w:rStyle w:val="FontStyle14"/>
          <w:sz w:val="20"/>
          <w:szCs w:val="20"/>
          <w:lang w:eastAsia="en-US"/>
        </w:rPr>
        <w:t xml:space="preserve"> (as defined below)</w:t>
      </w:r>
      <w:r w:rsidRPr="00857124">
        <w:rPr>
          <w:rStyle w:val="FontStyle14"/>
          <w:sz w:val="20"/>
          <w:szCs w:val="20"/>
          <w:lang w:eastAsia="en-US"/>
        </w:rPr>
        <w:t xml:space="preserve"> </w:t>
      </w:r>
      <w:r w:rsidRPr="00857124" w:rsidR="00CF581C">
        <w:rPr>
          <w:rStyle w:val="FontStyle14"/>
          <w:sz w:val="20"/>
          <w:szCs w:val="20"/>
          <w:lang w:eastAsia="en-US"/>
        </w:rPr>
        <w:t>enclosed</w:t>
      </w:r>
      <w:r w:rsidRPr="00857124" w:rsidR="00727A22">
        <w:rPr>
          <w:rStyle w:val="FontStyle14"/>
          <w:sz w:val="20"/>
          <w:szCs w:val="20"/>
          <w:lang w:eastAsia="en-US"/>
        </w:rPr>
        <w:t xml:space="preserve"> </w:t>
      </w:r>
      <w:r w:rsidR="00BF62D1">
        <w:rPr>
          <w:rStyle w:val="FontStyle14"/>
          <w:sz w:val="20"/>
          <w:szCs w:val="20"/>
          <w:lang w:eastAsia="en-US"/>
        </w:rPr>
        <w:t>as</w:t>
      </w:r>
      <w:r w:rsidRPr="00857124">
        <w:rPr>
          <w:rStyle w:val="FontStyle14"/>
          <w:sz w:val="20"/>
          <w:szCs w:val="20"/>
          <w:lang w:eastAsia="en-US"/>
        </w:rPr>
        <w:t xml:space="preserve"> </w:t>
      </w:r>
      <w:r w:rsidRPr="00857124">
        <w:rPr>
          <w:rStyle w:val="FontStyle14"/>
          <w:b/>
          <w:sz w:val="20"/>
          <w:szCs w:val="20"/>
          <w:lang w:eastAsia="en-US"/>
        </w:rPr>
        <w:t>Schedule 1</w:t>
      </w:r>
      <w:r w:rsidRPr="00857124">
        <w:rPr>
          <w:rStyle w:val="FontStyle14"/>
          <w:sz w:val="20"/>
          <w:szCs w:val="20"/>
          <w:lang w:eastAsia="en-US"/>
        </w:rPr>
        <w:t xml:space="preserve"> in accordance with this Agreement.</w:t>
      </w:r>
    </w:p>
    <w:p w:rsidRPr="00857124" w:rsidR="00ED006F" w:rsidP="00FE1A98" w:rsidRDefault="00ED006F" w14:paraId="617166CE" w14:textId="77777777">
      <w:pPr>
        <w:pStyle w:val="Style8"/>
        <w:widowControl/>
        <w:rPr>
          <w:rFonts w:cs="Arial"/>
          <w:sz w:val="20"/>
          <w:szCs w:val="20"/>
        </w:rPr>
      </w:pPr>
    </w:p>
    <w:p w:rsidRPr="00857124" w:rsidR="00ED006F" w:rsidP="00FE1A98" w:rsidRDefault="00ED006F" w14:paraId="5681E000" w14:textId="77777777">
      <w:pPr>
        <w:pStyle w:val="Style8"/>
        <w:widowControl/>
        <w:rPr>
          <w:rFonts w:cs="Arial"/>
          <w:sz w:val="20"/>
          <w:szCs w:val="20"/>
        </w:rPr>
      </w:pPr>
    </w:p>
    <w:p w:rsidRPr="00857124" w:rsidR="00ED006F" w:rsidP="00FE1A98" w:rsidRDefault="00ED006F" w14:paraId="4F7B40CF" w14:textId="77777777">
      <w:pPr>
        <w:pStyle w:val="Style8"/>
        <w:widowControl/>
        <w:rPr>
          <w:rStyle w:val="FontStyle14"/>
          <w:sz w:val="20"/>
          <w:szCs w:val="20"/>
          <w:lang w:eastAsia="en-US"/>
        </w:rPr>
      </w:pPr>
      <w:r w:rsidRPr="00857124">
        <w:rPr>
          <w:rStyle w:val="FontStyle13"/>
          <w:sz w:val="20"/>
          <w:szCs w:val="20"/>
          <w:lang w:eastAsia="en-US"/>
        </w:rPr>
        <w:t xml:space="preserve">NOW IT IS HEREBY AGREED </w:t>
      </w:r>
      <w:r w:rsidRPr="00857124">
        <w:rPr>
          <w:rStyle w:val="FontStyle14"/>
          <w:sz w:val="20"/>
          <w:szCs w:val="20"/>
          <w:lang w:eastAsia="en-US"/>
        </w:rPr>
        <w:t xml:space="preserve">as follows: </w:t>
      </w:r>
    </w:p>
    <w:p w:rsidRPr="00857124" w:rsidR="00ED006F" w:rsidP="00FE1A98" w:rsidRDefault="00ED006F" w14:paraId="467212C0" w14:textId="77777777">
      <w:pPr>
        <w:pStyle w:val="Style8"/>
        <w:widowControl/>
        <w:rPr>
          <w:rStyle w:val="FontStyle14"/>
          <w:sz w:val="20"/>
          <w:szCs w:val="20"/>
          <w:lang w:eastAsia="en-US"/>
        </w:rPr>
      </w:pPr>
    </w:p>
    <w:p w:rsidRPr="00857124" w:rsidR="00ED006F" w:rsidP="00E97ADB" w:rsidRDefault="00ED006F" w14:paraId="21462984" w14:textId="59733796">
      <w:pPr>
        <w:pStyle w:val="Style8"/>
        <w:widowControl/>
        <w:numPr>
          <w:ilvl w:val="0"/>
          <w:numId w:val="6"/>
        </w:numPr>
        <w:tabs>
          <w:tab w:val="clear" w:pos="1080"/>
          <w:tab w:val="num" w:pos="709"/>
        </w:tabs>
        <w:ind w:left="709" w:hanging="709"/>
        <w:rPr>
          <w:rStyle w:val="FontStyle13"/>
          <w:sz w:val="20"/>
          <w:szCs w:val="20"/>
          <w:lang w:eastAsia="en-US"/>
        </w:rPr>
      </w:pPr>
      <w:r w:rsidRPr="00857124">
        <w:rPr>
          <w:rStyle w:val="FontStyle14"/>
          <w:b/>
          <w:sz w:val="20"/>
          <w:szCs w:val="20"/>
          <w:lang w:eastAsia="en-US"/>
        </w:rPr>
        <w:t>DE</w:t>
      </w:r>
      <w:r w:rsidRPr="00857124">
        <w:rPr>
          <w:rStyle w:val="FontStyle13"/>
          <w:sz w:val="20"/>
          <w:szCs w:val="20"/>
          <w:lang w:eastAsia="en-US"/>
        </w:rPr>
        <w:t>FINITIONS</w:t>
      </w:r>
      <w:r w:rsidRPr="00857124" w:rsidR="008D57AB">
        <w:rPr>
          <w:rStyle w:val="FontStyle13"/>
          <w:sz w:val="20"/>
          <w:szCs w:val="20"/>
          <w:lang w:eastAsia="en-US"/>
        </w:rPr>
        <w:t xml:space="preserve"> AND INTERPRETATION</w:t>
      </w:r>
    </w:p>
    <w:p w:rsidRPr="00857124" w:rsidR="00ED006F" w:rsidP="00FE1A98" w:rsidRDefault="00ED006F" w14:paraId="1BB377A9" w14:textId="77777777">
      <w:pPr>
        <w:pStyle w:val="Style8"/>
        <w:widowControl/>
        <w:rPr>
          <w:rStyle w:val="FontStyle13"/>
          <w:sz w:val="20"/>
          <w:szCs w:val="20"/>
          <w:lang w:eastAsia="en-US"/>
        </w:rPr>
      </w:pPr>
    </w:p>
    <w:p w:rsidRPr="00857124" w:rsidR="00ED006F" w:rsidP="00FE1A98" w:rsidRDefault="00CF27CA" w14:paraId="4F02458B" w14:textId="5B737A06">
      <w:pPr>
        <w:pStyle w:val="Style3"/>
        <w:widowControl/>
        <w:spacing w:line="240" w:lineRule="auto"/>
        <w:ind w:left="677" w:hanging="677"/>
        <w:rPr>
          <w:rStyle w:val="FontStyle14"/>
          <w:sz w:val="20"/>
          <w:szCs w:val="20"/>
          <w:lang w:eastAsia="en-US"/>
        </w:rPr>
      </w:pPr>
      <w:r w:rsidRPr="00857124">
        <w:rPr>
          <w:rStyle w:val="FontStyle14"/>
          <w:sz w:val="20"/>
          <w:szCs w:val="20"/>
          <w:lang w:eastAsia="en-US"/>
        </w:rPr>
        <w:t>1.1</w:t>
      </w:r>
      <w:r w:rsidRPr="00857124">
        <w:rPr>
          <w:rStyle w:val="FontStyle14"/>
          <w:sz w:val="20"/>
          <w:szCs w:val="20"/>
          <w:lang w:eastAsia="en-US"/>
        </w:rPr>
        <w:tab/>
      </w:r>
      <w:r w:rsidRPr="00857124" w:rsidR="00ED006F">
        <w:rPr>
          <w:rStyle w:val="FontStyle14"/>
          <w:sz w:val="20"/>
          <w:szCs w:val="20"/>
          <w:lang w:eastAsia="en-US"/>
        </w:rPr>
        <w:t xml:space="preserve">In this Agreement, unless otherwise expressly provided, the following terms shall have </w:t>
      </w:r>
      <w:r w:rsidRPr="00857124" w:rsidR="006A0216">
        <w:rPr>
          <w:rStyle w:val="FontStyle14"/>
          <w:sz w:val="20"/>
          <w:szCs w:val="20"/>
          <w:lang w:eastAsia="en-US"/>
        </w:rPr>
        <w:t xml:space="preserve">the </w:t>
      </w:r>
      <w:r w:rsidRPr="00857124" w:rsidR="00ED006F">
        <w:rPr>
          <w:rStyle w:val="FontStyle14"/>
          <w:sz w:val="20"/>
          <w:szCs w:val="20"/>
          <w:lang w:eastAsia="en-US"/>
        </w:rPr>
        <w:t>meanings ascribed to them below:</w:t>
      </w:r>
    </w:p>
    <w:p w:rsidRPr="00857124" w:rsidR="00ED006F" w:rsidP="00FE1A98" w:rsidRDefault="00ED006F" w14:paraId="2532B359" w14:textId="77777777">
      <w:pPr>
        <w:pStyle w:val="Style3"/>
        <w:widowControl/>
        <w:spacing w:line="240" w:lineRule="auto"/>
        <w:ind w:left="691"/>
        <w:rPr>
          <w:rStyle w:val="FontStyle14"/>
          <w:sz w:val="20"/>
          <w:szCs w:val="20"/>
          <w:lang w:eastAsia="en-US"/>
        </w:rPr>
      </w:pPr>
    </w:p>
    <w:p w:rsidRPr="00857124" w:rsidR="00CF27CA" w:rsidP="00E97ADB" w:rsidRDefault="00CF27CA" w14:paraId="25172C9C" w14:textId="77777777">
      <w:pPr>
        <w:pStyle w:val="Heading3"/>
        <w:numPr>
          <w:ilvl w:val="0"/>
          <w:numId w:val="17"/>
        </w:numPr>
        <w:spacing w:before="0" w:after="0"/>
        <w:ind w:left="1440" w:hanging="720"/>
        <w:jc w:val="both"/>
        <w:rPr>
          <w:rFonts w:ascii="Arial" w:hAnsi="Arial" w:cs="Arial"/>
          <w:b w:val="0"/>
          <w:bCs w:val="0"/>
          <w:w w:val="0"/>
          <w:sz w:val="20"/>
          <w:szCs w:val="20"/>
        </w:rPr>
      </w:pPr>
      <w:r w:rsidRPr="00857124">
        <w:rPr>
          <w:rFonts w:ascii="Arial" w:hAnsi="Arial" w:cs="Arial"/>
          <w:b w:val="0"/>
          <w:bCs w:val="0"/>
          <w:w w:val="0"/>
          <w:sz w:val="20"/>
          <w:szCs w:val="20"/>
        </w:rPr>
        <w:t>“</w:t>
      </w:r>
      <w:r w:rsidRPr="00857124">
        <w:rPr>
          <w:rFonts w:ascii="Arial" w:hAnsi="Arial" w:cs="Arial"/>
          <w:bCs w:val="0"/>
          <w:w w:val="0"/>
          <w:sz w:val="20"/>
          <w:szCs w:val="20"/>
        </w:rPr>
        <w:t>Affiliate</w:t>
      </w:r>
      <w:r w:rsidRPr="00857124">
        <w:rPr>
          <w:rFonts w:ascii="Arial" w:hAnsi="Arial" w:cs="Arial"/>
          <w:b w:val="0"/>
          <w:bCs w:val="0"/>
          <w:w w:val="0"/>
          <w:sz w:val="20"/>
          <w:szCs w:val="20"/>
        </w:rPr>
        <w:t>” means, in respect of any person at any time, any person that controls, is controlled by, or is under common control with such person. For a person to be “controlled by” another means that the other (whether directly or indirectly and whether by the ownership of share capital or the possession of voting power, by contract or otherwise) has the power to appoint and/or remove all or the majority of the members of the board of directors or other governing body of that person or otherwise controls or has the power to control the affairs and policies of that person and “control” and “controls” shall be construed accordingly for the purposes of this definition and this Agreement generally.</w:t>
      </w:r>
    </w:p>
    <w:p w:rsidRPr="00857124" w:rsidR="00ED006F" w:rsidP="00FE1A98" w:rsidRDefault="00ED006F" w14:paraId="051716E5" w14:textId="77777777">
      <w:pPr>
        <w:pStyle w:val="Style3"/>
        <w:widowControl/>
        <w:spacing w:line="240" w:lineRule="auto"/>
        <w:ind w:left="1440" w:hanging="720"/>
        <w:rPr>
          <w:rStyle w:val="FontStyle14"/>
          <w:sz w:val="20"/>
          <w:szCs w:val="20"/>
          <w:lang w:eastAsia="en-US"/>
        </w:rPr>
      </w:pPr>
    </w:p>
    <w:p w:rsidRPr="00857124" w:rsidR="00823A49" w:rsidP="00E97ADB" w:rsidRDefault="00823A49" w14:paraId="54F5F457" w14:textId="01C88CE0">
      <w:pPr>
        <w:pStyle w:val="Heading3"/>
        <w:widowControl/>
        <w:numPr>
          <w:ilvl w:val="0"/>
          <w:numId w:val="17"/>
        </w:numPr>
        <w:autoSpaceDE/>
        <w:autoSpaceDN/>
        <w:adjustRightInd/>
        <w:spacing w:before="0" w:after="0"/>
        <w:ind w:left="1440" w:hanging="720"/>
        <w:jc w:val="both"/>
        <w:rPr>
          <w:rFonts w:ascii="Arial" w:hAnsi="Arial" w:cs="Arial"/>
          <w:b w:val="0"/>
          <w:bCs w:val="0"/>
          <w:sz w:val="20"/>
          <w:szCs w:val="20"/>
        </w:rPr>
      </w:pPr>
      <w:r w:rsidRPr="00857124">
        <w:rPr>
          <w:rFonts w:ascii="Arial" w:hAnsi="Arial" w:cs="Arial"/>
          <w:b w:val="0"/>
          <w:sz w:val="20"/>
          <w:szCs w:val="20"/>
        </w:rPr>
        <w:t>“</w:t>
      </w:r>
      <w:r w:rsidRPr="00857124">
        <w:rPr>
          <w:rFonts w:ascii="Arial" w:hAnsi="Arial" w:cs="Arial"/>
          <w:sz w:val="20"/>
          <w:szCs w:val="20"/>
        </w:rPr>
        <w:t>Analysed Data</w:t>
      </w:r>
      <w:r w:rsidRPr="00857124">
        <w:rPr>
          <w:rFonts w:ascii="Arial" w:hAnsi="Arial" w:cs="Arial"/>
          <w:b w:val="0"/>
          <w:sz w:val="20"/>
          <w:szCs w:val="20"/>
        </w:rPr>
        <w:t xml:space="preserve">” means data arising from processing and/or analysing </w:t>
      </w:r>
      <w:r w:rsidRPr="00857124" w:rsidR="00F27F64">
        <w:rPr>
          <w:rFonts w:ascii="Arial" w:hAnsi="Arial" w:cs="Arial"/>
          <w:b w:val="0"/>
          <w:sz w:val="20"/>
          <w:szCs w:val="20"/>
        </w:rPr>
        <w:t>Subject</w:t>
      </w:r>
      <w:r w:rsidRPr="00857124">
        <w:rPr>
          <w:rFonts w:ascii="Arial" w:hAnsi="Arial" w:cs="Arial"/>
          <w:b w:val="0"/>
          <w:sz w:val="20"/>
          <w:szCs w:val="20"/>
        </w:rPr>
        <w:t xml:space="preserve"> Data in the course of performing the Project.</w:t>
      </w:r>
      <w:r w:rsidRPr="00857124">
        <w:rPr>
          <w:rFonts w:ascii="Arial" w:hAnsi="Arial" w:cs="Arial"/>
          <w:b w:val="0"/>
          <w:bCs w:val="0"/>
          <w:w w:val="0"/>
          <w:sz w:val="20"/>
          <w:szCs w:val="20"/>
        </w:rPr>
        <w:t xml:space="preserve"> </w:t>
      </w:r>
      <w:r w:rsidRPr="00857124" w:rsidR="00CE3727">
        <w:rPr>
          <w:rFonts w:ascii="Arial" w:hAnsi="Arial" w:cs="Arial"/>
          <w:b w:val="0"/>
          <w:sz w:val="20"/>
          <w:szCs w:val="20"/>
        </w:rPr>
        <w:t>For the avoidance of doubt, Analysed Data shall exclude Subject Data.</w:t>
      </w:r>
    </w:p>
    <w:p w:rsidRPr="00857124" w:rsidR="00823A49" w:rsidP="00B53E3A" w:rsidRDefault="00823A49" w14:paraId="25888346" w14:textId="77777777">
      <w:pPr>
        <w:pStyle w:val="Heading3"/>
        <w:widowControl/>
        <w:autoSpaceDE/>
        <w:autoSpaceDN/>
        <w:adjustRightInd/>
        <w:spacing w:before="0" w:after="0"/>
        <w:ind w:left="1440"/>
        <w:jc w:val="both"/>
        <w:rPr>
          <w:rFonts w:ascii="Arial" w:hAnsi="Arial" w:cs="Arial"/>
          <w:b w:val="0"/>
          <w:bCs w:val="0"/>
          <w:sz w:val="20"/>
          <w:szCs w:val="20"/>
        </w:rPr>
      </w:pPr>
    </w:p>
    <w:p w:rsidRPr="00AD7F65" w:rsidR="00100205" w:rsidP="00E97ADB" w:rsidRDefault="00100205" w14:paraId="61D607D6" w14:textId="091E5F9F">
      <w:pPr>
        <w:pStyle w:val="ListParagraph"/>
        <w:widowControl/>
        <w:numPr>
          <w:ilvl w:val="0"/>
          <w:numId w:val="17"/>
        </w:numPr>
        <w:tabs>
          <w:tab w:val="left" w:pos="1440"/>
        </w:tabs>
        <w:autoSpaceDE/>
        <w:autoSpaceDN/>
        <w:adjustRightInd/>
        <w:ind w:left="1440" w:hanging="720"/>
        <w:contextualSpacing/>
        <w:jc w:val="both"/>
        <w:rPr>
          <w:sz w:val="20"/>
        </w:rPr>
      </w:pPr>
      <w:r w:rsidRPr="00AD7F65">
        <w:rPr>
          <w:w w:val="0"/>
          <w:sz w:val="20"/>
        </w:rPr>
        <w:t>“</w:t>
      </w:r>
      <w:r w:rsidRPr="0027139E">
        <w:rPr>
          <w:b/>
          <w:w w:val="0"/>
          <w:sz w:val="20"/>
        </w:rPr>
        <w:t>Anonymised</w:t>
      </w:r>
      <w:r w:rsidRPr="00AD7F65">
        <w:rPr>
          <w:w w:val="0"/>
          <w:sz w:val="20"/>
        </w:rPr>
        <w:t xml:space="preserve">” </w:t>
      </w:r>
      <w:r w:rsidRPr="00AD7F65" w:rsidR="00F27F64">
        <w:rPr>
          <w:w w:val="0"/>
          <w:sz w:val="20"/>
        </w:rPr>
        <w:t xml:space="preserve">in relation to </w:t>
      </w:r>
      <w:r w:rsidRPr="00AD7F65">
        <w:rPr>
          <w:w w:val="0"/>
          <w:sz w:val="20"/>
        </w:rPr>
        <w:t xml:space="preserve">Personal Data </w:t>
      </w:r>
      <w:r w:rsidRPr="00AD7F65" w:rsidR="00F27F64">
        <w:rPr>
          <w:w w:val="0"/>
          <w:sz w:val="20"/>
        </w:rPr>
        <w:t xml:space="preserve">and/or </w:t>
      </w:r>
      <w:r w:rsidRPr="00AD7F65" w:rsidR="00D91BF3">
        <w:rPr>
          <w:w w:val="0"/>
          <w:sz w:val="20"/>
        </w:rPr>
        <w:t xml:space="preserve">Original </w:t>
      </w:r>
      <w:r w:rsidRPr="00AD7F65" w:rsidR="00F27F64">
        <w:rPr>
          <w:w w:val="0"/>
          <w:sz w:val="20"/>
        </w:rPr>
        <w:t xml:space="preserve">Materials, means Personal Data and/or </w:t>
      </w:r>
      <w:r w:rsidRPr="00AD7F65" w:rsidR="00D91BF3">
        <w:rPr>
          <w:w w:val="0"/>
          <w:sz w:val="20"/>
        </w:rPr>
        <w:t xml:space="preserve">Original </w:t>
      </w:r>
      <w:r w:rsidRPr="0027139E" w:rsidR="00F27F64">
        <w:rPr>
          <w:w w:val="0"/>
          <w:sz w:val="20"/>
        </w:rPr>
        <w:t>Materials</w:t>
      </w:r>
      <w:r w:rsidRPr="0027139E" w:rsidR="006A4C17">
        <w:rPr>
          <w:w w:val="0"/>
          <w:sz w:val="20"/>
        </w:rPr>
        <w:t xml:space="preserve"> that</w:t>
      </w:r>
      <w:r w:rsidRPr="0027139E" w:rsidR="00F27F64">
        <w:rPr>
          <w:w w:val="0"/>
          <w:sz w:val="20"/>
        </w:rPr>
        <w:t xml:space="preserve"> have</w:t>
      </w:r>
      <w:r w:rsidRPr="0027139E">
        <w:rPr>
          <w:w w:val="0"/>
          <w:sz w:val="20"/>
        </w:rPr>
        <w:t xml:space="preserve"> </w:t>
      </w:r>
      <w:r w:rsidRPr="0027139E" w:rsidR="006A4C17">
        <w:rPr>
          <w:w w:val="0"/>
          <w:sz w:val="20"/>
        </w:rPr>
        <w:t xml:space="preserve">been </w:t>
      </w:r>
      <w:r w:rsidRPr="0027139E" w:rsidR="00DD54AF">
        <w:rPr>
          <w:w w:val="0"/>
          <w:sz w:val="20"/>
        </w:rPr>
        <w:t>de-identif</w:t>
      </w:r>
      <w:r w:rsidRPr="0027139E" w:rsidR="006A4C17">
        <w:rPr>
          <w:w w:val="0"/>
          <w:sz w:val="20"/>
        </w:rPr>
        <w:t>ied</w:t>
      </w:r>
      <w:r w:rsidRPr="0027139E" w:rsidR="00DD54AF">
        <w:rPr>
          <w:w w:val="0"/>
          <w:sz w:val="20"/>
        </w:rPr>
        <w:t xml:space="preserve"> (whether or not such de-identification has been irreversibly and successfully executed</w:t>
      </w:r>
      <w:r w:rsidRPr="0027139E" w:rsidR="00CE3727">
        <w:rPr>
          <w:w w:val="0"/>
          <w:sz w:val="20"/>
        </w:rPr>
        <w:t>)</w:t>
      </w:r>
      <w:r w:rsidRPr="0027139E" w:rsidR="00DD54AF">
        <w:rPr>
          <w:w w:val="0"/>
          <w:sz w:val="20"/>
        </w:rPr>
        <w:t xml:space="preserve"> </w:t>
      </w:r>
      <w:r w:rsidRPr="0027139E" w:rsidR="00CE3727">
        <w:rPr>
          <w:w w:val="0"/>
          <w:sz w:val="20"/>
        </w:rPr>
        <w:t xml:space="preserve">such that the remaining information </w:t>
      </w:r>
      <w:r w:rsidRPr="0027139E" w:rsidR="00DD54AF">
        <w:rPr>
          <w:w w:val="0"/>
          <w:sz w:val="20"/>
        </w:rPr>
        <w:t>cannot be used to identify any particular individual</w:t>
      </w:r>
      <w:r w:rsidRPr="0027139E">
        <w:rPr>
          <w:sz w:val="20"/>
        </w:rPr>
        <w:t>.</w:t>
      </w:r>
    </w:p>
    <w:p w:rsidRPr="00857124" w:rsidR="00100205" w:rsidP="00FE1A98" w:rsidRDefault="00100205" w14:paraId="6AF782DE" w14:textId="77777777">
      <w:pPr>
        <w:pStyle w:val="BodyText"/>
        <w:spacing w:after="0"/>
        <w:ind w:left="1440" w:hanging="720"/>
        <w:jc w:val="both"/>
        <w:rPr>
          <w:rFonts w:cs="Arial"/>
          <w:b/>
          <w:sz w:val="20"/>
          <w:szCs w:val="20"/>
        </w:rPr>
      </w:pPr>
    </w:p>
    <w:p w:rsidRPr="00857124" w:rsidR="00DC02E5" w:rsidP="00E97ADB" w:rsidRDefault="00E723B8" w14:paraId="10F88769" w14:textId="06EF784A">
      <w:pPr>
        <w:pStyle w:val="Heading3"/>
        <w:widowControl/>
        <w:numPr>
          <w:ilvl w:val="0"/>
          <w:numId w:val="17"/>
        </w:numPr>
        <w:autoSpaceDE/>
        <w:autoSpaceDN/>
        <w:adjustRightInd/>
        <w:spacing w:before="0" w:after="0"/>
        <w:ind w:left="1440" w:hanging="720"/>
        <w:jc w:val="both"/>
        <w:rPr>
          <w:rFonts w:ascii="Arial" w:hAnsi="Arial" w:cs="Arial"/>
          <w:b w:val="0"/>
          <w:bCs w:val="0"/>
          <w:w w:val="0"/>
          <w:sz w:val="20"/>
          <w:szCs w:val="20"/>
        </w:rPr>
      </w:pPr>
      <w:r w:rsidRPr="00857124">
        <w:rPr>
          <w:rFonts w:ascii="Arial" w:hAnsi="Arial" w:cs="Arial"/>
          <w:b w:val="0"/>
          <w:bCs w:val="0"/>
          <w:w w:val="0"/>
          <w:sz w:val="20"/>
          <w:szCs w:val="20"/>
        </w:rPr>
        <w:t>“</w:t>
      </w:r>
      <w:r w:rsidRPr="00857124" w:rsidR="00DC02E5">
        <w:rPr>
          <w:rFonts w:ascii="Arial" w:hAnsi="Arial" w:cs="Arial"/>
          <w:bCs w:val="0"/>
          <w:w w:val="0"/>
          <w:sz w:val="20"/>
          <w:szCs w:val="20"/>
        </w:rPr>
        <w:t>Artificial Intelligence</w:t>
      </w:r>
      <w:r w:rsidRPr="00857124" w:rsidR="00DC02E5">
        <w:rPr>
          <w:rFonts w:ascii="Arial" w:hAnsi="Arial" w:cs="Arial"/>
          <w:b w:val="0"/>
          <w:bCs w:val="0"/>
          <w:w w:val="0"/>
          <w:sz w:val="20"/>
          <w:szCs w:val="20"/>
        </w:rPr>
        <w:t>” or “</w:t>
      </w:r>
      <w:r w:rsidRPr="00857124" w:rsidR="00DC02E5">
        <w:rPr>
          <w:rFonts w:ascii="Arial" w:hAnsi="Arial" w:cs="Arial"/>
          <w:bCs w:val="0"/>
          <w:w w:val="0"/>
          <w:sz w:val="20"/>
          <w:szCs w:val="20"/>
        </w:rPr>
        <w:t>AI</w:t>
      </w:r>
      <w:r w:rsidRPr="00857124" w:rsidR="00DC02E5">
        <w:rPr>
          <w:rFonts w:ascii="Arial" w:hAnsi="Arial" w:cs="Arial"/>
          <w:b w:val="0"/>
          <w:bCs w:val="0"/>
          <w:w w:val="0"/>
          <w:sz w:val="20"/>
          <w:szCs w:val="20"/>
        </w:rPr>
        <w:t>” means technology that seeks to simulate human traits and capabilities such as knowledge, reasoning, problem solving, perception, learning and planning, through algorithms that generate models and deploy the most appropriate models in a production system to produce an output or decision (such as a prediction, recommendation, and/or classification) depending on the type of model deployed. Such technology may assist or replace human decision-making or human involvement.</w:t>
      </w:r>
      <w:r w:rsidRPr="00857124" w:rsidR="00DC02E5">
        <w:rPr>
          <w:rFonts w:ascii="Arial" w:hAnsi="Arial" w:cs="Arial"/>
          <w:bCs w:val="0"/>
          <w:w w:val="0"/>
          <w:sz w:val="20"/>
          <w:szCs w:val="20"/>
        </w:rPr>
        <w:t xml:space="preserve"> </w:t>
      </w:r>
    </w:p>
    <w:p w:rsidRPr="00857124" w:rsidR="00DC02E5" w:rsidP="00DF5F44" w:rsidRDefault="00DC02E5" w14:paraId="3466DB72" w14:textId="77777777">
      <w:pPr>
        <w:pStyle w:val="Heading3"/>
        <w:widowControl/>
        <w:autoSpaceDE/>
        <w:autoSpaceDN/>
        <w:adjustRightInd/>
        <w:spacing w:before="0" w:after="0"/>
        <w:ind w:left="1440"/>
        <w:jc w:val="both"/>
        <w:rPr>
          <w:rFonts w:ascii="Arial" w:hAnsi="Arial" w:cs="Arial"/>
          <w:b w:val="0"/>
          <w:bCs w:val="0"/>
          <w:w w:val="0"/>
          <w:sz w:val="20"/>
          <w:szCs w:val="20"/>
        </w:rPr>
      </w:pPr>
    </w:p>
    <w:p w:rsidRPr="00857124" w:rsidR="00F642A5" w:rsidP="00E97ADB" w:rsidRDefault="00F642A5" w14:paraId="34646E98" w14:textId="63A0D526">
      <w:pPr>
        <w:pStyle w:val="Heading3"/>
        <w:widowControl/>
        <w:numPr>
          <w:ilvl w:val="0"/>
          <w:numId w:val="17"/>
        </w:numPr>
        <w:autoSpaceDE/>
        <w:autoSpaceDN/>
        <w:adjustRightInd/>
        <w:spacing w:before="0" w:after="0"/>
        <w:ind w:left="1440" w:hanging="720"/>
        <w:jc w:val="both"/>
        <w:rPr>
          <w:rFonts w:ascii="Arial" w:hAnsi="Arial" w:cs="Arial"/>
          <w:b w:val="0"/>
          <w:bCs w:val="0"/>
          <w:w w:val="0"/>
          <w:sz w:val="20"/>
          <w:szCs w:val="20"/>
        </w:rPr>
      </w:pPr>
      <w:r w:rsidRPr="00857124">
        <w:rPr>
          <w:rFonts w:ascii="Arial" w:hAnsi="Arial" w:cs="Arial"/>
          <w:b w:val="0"/>
          <w:bCs w:val="0"/>
          <w:w w:val="0"/>
          <w:sz w:val="20"/>
          <w:szCs w:val="20"/>
        </w:rPr>
        <w:t>“</w:t>
      </w:r>
      <w:r w:rsidRPr="00857124">
        <w:rPr>
          <w:rFonts w:ascii="Arial" w:hAnsi="Arial" w:cs="Arial"/>
          <w:w w:val="0"/>
          <w:sz w:val="20"/>
          <w:szCs w:val="20"/>
        </w:rPr>
        <w:t>Authorised Re</w:t>
      </w:r>
      <w:r w:rsidRPr="00857124" w:rsidR="00884FBF">
        <w:rPr>
          <w:rFonts w:ascii="Arial" w:hAnsi="Arial" w:cs="Arial"/>
          <w:w w:val="0"/>
          <w:sz w:val="20"/>
          <w:szCs w:val="20"/>
        </w:rPr>
        <w:t>presentatives</w:t>
      </w:r>
      <w:r w:rsidRPr="00857124">
        <w:rPr>
          <w:rFonts w:ascii="Arial" w:hAnsi="Arial" w:cs="Arial"/>
          <w:b w:val="0"/>
          <w:bCs w:val="0"/>
          <w:w w:val="0"/>
          <w:sz w:val="20"/>
          <w:szCs w:val="20"/>
        </w:rPr>
        <w:t>”</w:t>
      </w:r>
      <w:r w:rsidRPr="00857124">
        <w:rPr>
          <w:rFonts w:ascii="Arial" w:hAnsi="Arial" w:cs="Arial"/>
          <w:bCs w:val="0"/>
          <w:w w:val="0"/>
          <w:sz w:val="20"/>
          <w:szCs w:val="20"/>
        </w:rPr>
        <w:t xml:space="preserve"> </w:t>
      </w:r>
      <w:r w:rsidRPr="00857124" w:rsidR="00B65DB9">
        <w:rPr>
          <w:rFonts w:ascii="Arial" w:hAnsi="Arial" w:cs="Arial"/>
          <w:b w:val="0"/>
          <w:bCs w:val="0"/>
          <w:w w:val="0"/>
          <w:sz w:val="20"/>
          <w:szCs w:val="20"/>
        </w:rPr>
        <w:t>mean</w:t>
      </w:r>
      <w:r w:rsidRPr="00857124">
        <w:rPr>
          <w:rFonts w:ascii="Arial" w:hAnsi="Arial" w:cs="Arial"/>
          <w:b w:val="0"/>
          <w:bCs w:val="0"/>
          <w:w w:val="0"/>
          <w:sz w:val="20"/>
          <w:szCs w:val="20"/>
        </w:rPr>
        <w:t xml:space="preserve"> </w:t>
      </w:r>
      <w:r w:rsidRPr="005F670C" w:rsidR="005F670C">
        <w:rPr>
          <w:rFonts w:ascii="Arial" w:hAnsi="Arial" w:cs="Arial"/>
          <w:b w:val="0"/>
          <w:w w:val="0"/>
          <w:sz w:val="20"/>
          <w:szCs w:val="20"/>
        </w:rPr>
        <w:t xml:space="preserve">the officers, </w:t>
      </w:r>
      <w:r w:rsidRPr="00857124">
        <w:rPr>
          <w:rFonts w:ascii="Arial" w:hAnsi="Arial" w:cs="Arial"/>
          <w:b w:val="0"/>
          <w:bCs w:val="0"/>
          <w:w w:val="0"/>
          <w:sz w:val="20"/>
          <w:szCs w:val="20"/>
        </w:rPr>
        <w:t xml:space="preserve">employees, personnel, </w:t>
      </w:r>
      <w:r w:rsidRPr="00857124" w:rsidR="00884FBF">
        <w:rPr>
          <w:rFonts w:ascii="Arial" w:hAnsi="Arial" w:cs="Arial"/>
          <w:b w:val="0"/>
          <w:bCs w:val="0"/>
          <w:w w:val="0"/>
          <w:sz w:val="20"/>
          <w:szCs w:val="20"/>
        </w:rPr>
        <w:t xml:space="preserve">representatives, </w:t>
      </w:r>
      <w:r w:rsidRPr="00857124">
        <w:rPr>
          <w:rFonts w:ascii="Arial" w:hAnsi="Arial" w:cs="Arial"/>
          <w:b w:val="0"/>
          <w:bCs w:val="0"/>
          <w:w w:val="0"/>
          <w:sz w:val="20"/>
          <w:szCs w:val="20"/>
        </w:rPr>
        <w:t>agents and</w:t>
      </w:r>
      <w:r w:rsidR="00D43151">
        <w:rPr>
          <w:rFonts w:ascii="Arial" w:hAnsi="Arial" w:cs="Arial"/>
          <w:b w:val="0"/>
          <w:bCs w:val="0"/>
          <w:w w:val="0"/>
          <w:sz w:val="20"/>
          <w:szCs w:val="20"/>
        </w:rPr>
        <w:t>/or</w:t>
      </w:r>
      <w:r w:rsidRPr="00857124">
        <w:rPr>
          <w:rFonts w:ascii="Arial" w:hAnsi="Arial" w:cs="Arial"/>
          <w:b w:val="0"/>
          <w:bCs w:val="0"/>
          <w:w w:val="0"/>
          <w:sz w:val="20"/>
          <w:szCs w:val="20"/>
        </w:rPr>
        <w:t xml:space="preserve"> contractors</w:t>
      </w:r>
      <w:r w:rsidRPr="005F670C" w:rsidR="005F670C">
        <w:rPr>
          <w:rFonts w:ascii="Arial" w:hAnsi="Arial" w:cs="Arial"/>
          <w:b w:val="0"/>
          <w:w w:val="0"/>
          <w:sz w:val="20"/>
          <w:szCs w:val="20"/>
        </w:rPr>
        <w:t xml:space="preserve"> of a Party and </w:t>
      </w:r>
      <w:r w:rsidR="006F1B0D">
        <w:rPr>
          <w:rFonts w:ascii="Arial" w:hAnsi="Arial" w:cs="Arial"/>
          <w:b w:val="0"/>
          <w:w w:val="0"/>
          <w:sz w:val="20"/>
          <w:szCs w:val="20"/>
        </w:rPr>
        <w:t>its</w:t>
      </w:r>
      <w:r w:rsidRPr="005F670C" w:rsidR="005F670C">
        <w:rPr>
          <w:rFonts w:ascii="Arial" w:hAnsi="Arial" w:cs="Arial"/>
          <w:b w:val="0"/>
          <w:w w:val="0"/>
          <w:sz w:val="20"/>
          <w:szCs w:val="20"/>
        </w:rPr>
        <w:t xml:space="preserve"> Affiliates</w:t>
      </w:r>
      <w:r w:rsidRPr="00857124" w:rsidR="00884FBF">
        <w:rPr>
          <w:rFonts w:ascii="Arial" w:hAnsi="Arial" w:cs="Arial"/>
          <w:b w:val="0"/>
          <w:bCs w:val="0"/>
          <w:w w:val="0"/>
          <w:sz w:val="20"/>
          <w:szCs w:val="20"/>
        </w:rPr>
        <w:t xml:space="preserve"> involved in carrying out that Party’s obligations under this Agreement and</w:t>
      </w:r>
      <w:r w:rsidRPr="00857124">
        <w:rPr>
          <w:rFonts w:ascii="Arial" w:hAnsi="Arial" w:cs="Arial"/>
          <w:b w:val="0"/>
          <w:bCs w:val="0"/>
          <w:w w:val="0"/>
          <w:sz w:val="20"/>
          <w:szCs w:val="20"/>
        </w:rPr>
        <w:t xml:space="preserve"> to whom Confidential Information </w:t>
      </w:r>
      <w:r w:rsidRPr="00857124" w:rsidR="00744FCB">
        <w:rPr>
          <w:rFonts w:ascii="Arial" w:hAnsi="Arial" w:cs="Arial"/>
          <w:b w:val="0"/>
          <w:bCs w:val="0"/>
          <w:w w:val="0"/>
          <w:sz w:val="20"/>
          <w:szCs w:val="20"/>
        </w:rPr>
        <w:t xml:space="preserve">(including Subject Data) </w:t>
      </w:r>
      <w:r w:rsidRPr="00857124" w:rsidR="00F27F64">
        <w:rPr>
          <w:rFonts w:ascii="Arial" w:hAnsi="Arial" w:cs="Arial"/>
          <w:b w:val="0"/>
          <w:bCs w:val="0"/>
          <w:w w:val="0"/>
          <w:sz w:val="20"/>
          <w:szCs w:val="20"/>
        </w:rPr>
        <w:t xml:space="preserve">and/or </w:t>
      </w:r>
      <w:r w:rsidRPr="00857124" w:rsidR="00465547">
        <w:rPr>
          <w:rFonts w:ascii="Arial" w:hAnsi="Arial" w:cs="Arial"/>
          <w:b w:val="0"/>
          <w:bCs w:val="0"/>
          <w:w w:val="0"/>
          <w:sz w:val="20"/>
          <w:szCs w:val="20"/>
        </w:rPr>
        <w:t xml:space="preserve">Original </w:t>
      </w:r>
      <w:r w:rsidRPr="00857124" w:rsidR="00F27F64">
        <w:rPr>
          <w:rFonts w:ascii="Arial" w:hAnsi="Arial" w:cs="Arial"/>
          <w:b w:val="0"/>
          <w:bCs w:val="0"/>
          <w:w w:val="0"/>
          <w:sz w:val="20"/>
          <w:szCs w:val="20"/>
        </w:rPr>
        <w:t xml:space="preserve">Materials </w:t>
      </w:r>
      <w:r w:rsidRPr="00857124" w:rsidR="00744FCB">
        <w:rPr>
          <w:rFonts w:ascii="Arial" w:hAnsi="Arial" w:cs="Arial"/>
          <w:b w:val="0"/>
          <w:bCs w:val="0"/>
          <w:w w:val="0"/>
          <w:sz w:val="20"/>
          <w:szCs w:val="20"/>
        </w:rPr>
        <w:t>may be</w:t>
      </w:r>
      <w:r w:rsidRPr="00857124" w:rsidR="00F27F64">
        <w:rPr>
          <w:rFonts w:ascii="Arial" w:hAnsi="Arial" w:cs="Arial"/>
          <w:b w:val="0"/>
          <w:bCs w:val="0"/>
          <w:w w:val="0"/>
          <w:sz w:val="20"/>
          <w:szCs w:val="20"/>
        </w:rPr>
        <w:t xml:space="preserve"> </w:t>
      </w:r>
      <w:r w:rsidRPr="00857124">
        <w:rPr>
          <w:rFonts w:ascii="Arial" w:hAnsi="Arial" w:cs="Arial"/>
          <w:b w:val="0"/>
          <w:bCs w:val="0"/>
          <w:w w:val="0"/>
          <w:sz w:val="20"/>
          <w:szCs w:val="20"/>
        </w:rPr>
        <w:t>disclosed</w:t>
      </w:r>
      <w:r w:rsidRPr="00857124" w:rsidR="002B2460">
        <w:rPr>
          <w:rFonts w:ascii="Arial" w:hAnsi="Arial" w:cs="Arial"/>
          <w:b w:val="0"/>
          <w:bCs w:val="0"/>
          <w:w w:val="0"/>
          <w:sz w:val="20"/>
          <w:szCs w:val="20"/>
        </w:rPr>
        <w:t>/transferred</w:t>
      </w:r>
      <w:r w:rsidRPr="00857124">
        <w:rPr>
          <w:rFonts w:ascii="Arial" w:hAnsi="Arial" w:cs="Arial"/>
          <w:b w:val="0"/>
          <w:bCs w:val="0"/>
          <w:w w:val="0"/>
          <w:sz w:val="20"/>
          <w:szCs w:val="20"/>
        </w:rPr>
        <w:t xml:space="preserve"> as permitted under this Agreement.</w:t>
      </w:r>
    </w:p>
    <w:p w:rsidRPr="00857124" w:rsidR="00F642A5" w:rsidP="00F9321D" w:rsidRDefault="00F642A5" w14:paraId="0BF37F16" w14:textId="77777777">
      <w:pPr>
        <w:rPr>
          <w:rFonts w:cs="Arial"/>
          <w:sz w:val="20"/>
          <w:szCs w:val="20"/>
        </w:rPr>
      </w:pPr>
    </w:p>
    <w:p w:rsidRPr="00857124" w:rsidR="00ED006F" w:rsidP="00E97ADB" w:rsidRDefault="00046F1D" w14:paraId="175F1582" w14:textId="280160F6">
      <w:pPr>
        <w:pStyle w:val="Heading3"/>
        <w:widowControl/>
        <w:numPr>
          <w:ilvl w:val="0"/>
          <w:numId w:val="17"/>
        </w:numPr>
        <w:autoSpaceDE/>
        <w:autoSpaceDN/>
        <w:adjustRightInd/>
        <w:spacing w:before="0" w:after="0"/>
        <w:ind w:left="1440" w:hanging="720"/>
        <w:jc w:val="both"/>
        <w:rPr>
          <w:rFonts w:ascii="Arial" w:hAnsi="Arial" w:cs="Arial"/>
          <w:b w:val="0"/>
          <w:sz w:val="20"/>
          <w:szCs w:val="20"/>
        </w:rPr>
      </w:pPr>
      <w:r w:rsidRPr="00857124">
        <w:rPr>
          <w:rFonts w:ascii="Arial" w:hAnsi="Arial" w:cs="Arial"/>
          <w:b w:val="0"/>
          <w:sz w:val="20"/>
          <w:szCs w:val="20"/>
        </w:rPr>
        <w:t>“</w:t>
      </w:r>
      <w:r w:rsidRPr="00857124">
        <w:rPr>
          <w:rFonts w:ascii="Arial" w:hAnsi="Arial" w:cs="Arial"/>
          <w:sz w:val="20"/>
          <w:szCs w:val="20"/>
        </w:rPr>
        <w:t>Background IP</w:t>
      </w:r>
      <w:r w:rsidRPr="00857124">
        <w:rPr>
          <w:rFonts w:ascii="Arial" w:hAnsi="Arial" w:cs="Arial"/>
          <w:b w:val="0"/>
          <w:sz w:val="20"/>
          <w:szCs w:val="20"/>
        </w:rPr>
        <w:t xml:space="preserve">” means any </w:t>
      </w:r>
      <w:r w:rsidRPr="00857124">
        <w:rPr>
          <w:rFonts w:ascii="Arial" w:hAnsi="Arial" w:cs="Arial"/>
          <w:b w:val="0"/>
          <w:bCs w:val="0"/>
          <w:w w:val="0"/>
          <w:sz w:val="20"/>
          <w:szCs w:val="20"/>
        </w:rPr>
        <w:t>Intellectual</w:t>
      </w:r>
      <w:r w:rsidRPr="00857124">
        <w:rPr>
          <w:rFonts w:ascii="Arial" w:hAnsi="Arial" w:cs="Arial"/>
          <w:b w:val="0"/>
          <w:sz w:val="20"/>
          <w:szCs w:val="20"/>
        </w:rPr>
        <w:t xml:space="preserve"> Property owned or controlled by any Party either (</w:t>
      </w:r>
      <w:r w:rsidRPr="00857124" w:rsidR="00CF27CA">
        <w:rPr>
          <w:rFonts w:ascii="Arial" w:hAnsi="Arial" w:cs="Arial"/>
          <w:b w:val="0"/>
          <w:sz w:val="20"/>
          <w:szCs w:val="20"/>
        </w:rPr>
        <w:t>i</w:t>
      </w:r>
      <w:r w:rsidRPr="00857124">
        <w:rPr>
          <w:rFonts w:ascii="Arial" w:hAnsi="Arial" w:cs="Arial"/>
          <w:b w:val="0"/>
          <w:sz w:val="20"/>
          <w:szCs w:val="20"/>
        </w:rPr>
        <w:t>) prior to the Effective Date; or (</w:t>
      </w:r>
      <w:r w:rsidRPr="00857124" w:rsidR="00CF27CA">
        <w:rPr>
          <w:rFonts w:ascii="Arial" w:hAnsi="Arial" w:cs="Arial"/>
          <w:b w:val="0"/>
          <w:sz w:val="20"/>
          <w:szCs w:val="20"/>
        </w:rPr>
        <w:t>ii</w:t>
      </w:r>
      <w:r w:rsidRPr="00857124">
        <w:rPr>
          <w:rFonts w:ascii="Arial" w:hAnsi="Arial" w:cs="Arial"/>
          <w:b w:val="0"/>
          <w:sz w:val="20"/>
          <w:szCs w:val="20"/>
        </w:rPr>
        <w:t>) outside of the work performed pursuant to the Project</w:t>
      </w:r>
      <w:r w:rsidRPr="00857124" w:rsidR="00962190">
        <w:rPr>
          <w:rFonts w:ascii="Arial" w:hAnsi="Arial" w:cs="Arial"/>
          <w:b w:val="0"/>
          <w:sz w:val="20"/>
          <w:szCs w:val="20"/>
        </w:rPr>
        <w:t>,</w:t>
      </w:r>
      <w:r w:rsidRPr="00857124">
        <w:rPr>
          <w:rFonts w:ascii="Arial" w:hAnsi="Arial" w:cs="Arial"/>
          <w:b w:val="0"/>
          <w:sz w:val="20"/>
          <w:szCs w:val="20"/>
        </w:rPr>
        <w:t xml:space="preserve"> and which is introduced to or disclosed or otherwise supplied by that Party for the Project. Background IP owned or controlled by a Party shall be identified and as set forth in the </w:t>
      </w:r>
      <w:r w:rsidR="00552A18">
        <w:rPr>
          <w:rFonts w:ascii="Arial" w:hAnsi="Arial" w:cs="Arial"/>
          <w:b w:val="0"/>
          <w:sz w:val="20"/>
          <w:szCs w:val="20"/>
        </w:rPr>
        <w:t>Work Plan</w:t>
      </w:r>
      <w:r w:rsidRPr="00857124">
        <w:rPr>
          <w:rFonts w:ascii="Arial" w:hAnsi="Arial" w:cs="Arial"/>
          <w:b w:val="0"/>
          <w:sz w:val="20"/>
          <w:szCs w:val="20"/>
        </w:rPr>
        <w:t xml:space="preserve"> and may be updated from time to time on account of any or additional Background IP that may be introduced during the course of the Project.</w:t>
      </w:r>
    </w:p>
    <w:p w:rsidRPr="00857124" w:rsidR="00046F1D" w:rsidP="00FE1A98" w:rsidRDefault="00046F1D" w14:paraId="35C8DDA4" w14:textId="77777777">
      <w:pPr>
        <w:pStyle w:val="BodyText"/>
        <w:tabs>
          <w:tab w:val="left" w:pos="1440"/>
        </w:tabs>
        <w:snapToGrid w:val="0"/>
        <w:spacing w:after="0"/>
        <w:ind w:left="1440" w:hanging="720"/>
        <w:jc w:val="both"/>
        <w:rPr>
          <w:rFonts w:cs="Arial"/>
          <w:sz w:val="20"/>
          <w:szCs w:val="20"/>
        </w:rPr>
      </w:pPr>
    </w:p>
    <w:p w:rsidRPr="00857124" w:rsidR="0039385D" w:rsidP="00E97ADB" w:rsidRDefault="0039385D" w14:paraId="7F086E5A" w14:textId="6840129B">
      <w:pPr>
        <w:pStyle w:val="Heading9"/>
        <w:keepNext/>
        <w:widowControl/>
        <w:numPr>
          <w:ilvl w:val="0"/>
          <w:numId w:val="17"/>
        </w:numPr>
        <w:autoSpaceDE/>
        <w:autoSpaceDN/>
        <w:adjustRightInd/>
        <w:spacing w:before="0" w:after="0"/>
        <w:ind w:left="1440" w:hanging="720"/>
        <w:jc w:val="both"/>
        <w:rPr>
          <w:rFonts w:ascii="Arial" w:hAnsi="Arial" w:cs="Arial"/>
          <w:color w:val="000000"/>
          <w:sz w:val="20"/>
          <w:szCs w:val="20"/>
          <w:shd w:val="clear" w:color="auto" w:fill="FFFFFF"/>
        </w:rPr>
      </w:pPr>
      <w:r w:rsidRPr="00857124">
        <w:rPr>
          <w:rFonts w:ascii="Arial" w:hAnsi="Arial" w:cs="Arial"/>
          <w:color w:val="000000"/>
          <w:sz w:val="20"/>
          <w:szCs w:val="20"/>
          <w:shd w:val="clear" w:color="auto" w:fill="FFFFFF"/>
        </w:rPr>
        <w:t>“</w:t>
      </w:r>
      <w:r w:rsidRPr="00857124">
        <w:rPr>
          <w:rFonts w:ascii="Arial" w:hAnsi="Arial" w:cs="Arial"/>
          <w:b/>
          <w:color w:val="000000"/>
          <w:sz w:val="20"/>
          <w:szCs w:val="20"/>
          <w:shd w:val="clear" w:color="auto" w:fill="FFFFFF"/>
        </w:rPr>
        <w:t>Business Contact Information</w:t>
      </w:r>
      <w:r w:rsidRPr="00857124">
        <w:rPr>
          <w:rFonts w:ascii="Arial" w:hAnsi="Arial" w:cs="Arial"/>
          <w:color w:val="000000"/>
          <w:sz w:val="20"/>
          <w:szCs w:val="20"/>
          <w:shd w:val="clear" w:color="auto" w:fill="FFFFFF"/>
        </w:rPr>
        <w:t>” means an individual’s name, position name or title, business telephone number, business address, business electronic mail address or business fax number and any other similar information about the individual, not provided by the individual solely for his or her personal purposes.</w:t>
      </w:r>
    </w:p>
    <w:p w:rsidRPr="00857124" w:rsidR="0039385D" w:rsidP="0039385D" w:rsidRDefault="0039385D" w14:paraId="21F8FE4A" w14:textId="77777777">
      <w:pPr>
        <w:rPr>
          <w:rFonts w:cs="Arial"/>
          <w:sz w:val="20"/>
          <w:szCs w:val="20"/>
        </w:rPr>
      </w:pPr>
    </w:p>
    <w:p w:rsidRPr="00857124" w:rsidR="00930B1A" w:rsidP="00E97ADB" w:rsidRDefault="00930B1A" w14:paraId="29981E6F" w14:textId="2FBA5EBD">
      <w:pPr>
        <w:pStyle w:val="Heading9"/>
        <w:keepNext/>
        <w:widowControl/>
        <w:numPr>
          <w:ilvl w:val="0"/>
          <w:numId w:val="17"/>
        </w:numPr>
        <w:autoSpaceDE/>
        <w:autoSpaceDN/>
        <w:adjustRightInd/>
        <w:spacing w:before="0" w:after="0"/>
        <w:ind w:left="1440" w:hanging="720"/>
        <w:jc w:val="both"/>
        <w:rPr>
          <w:rFonts w:ascii="Arial" w:hAnsi="Arial" w:cs="Arial"/>
          <w:b/>
          <w:sz w:val="20"/>
          <w:szCs w:val="20"/>
        </w:rPr>
      </w:pPr>
      <w:r w:rsidRPr="00857124">
        <w:rPr>
          <w:rFonts w:ascii="Arial" w:hAnsi="Arial" w:cs="Arial"/>
          <w:bCs/>
          <w:sz w:val="20"/>
          <w:szCs w:val="20"/>
        </w:rPr>
        <w:t>“</w:t>
      </w:r>
      <w:r w:rsidRPr="00857124">
        <w:rPr>
          <w:rFonts w:ascii="Arial" w:hAnsi="Arial" w:cs="Arial"/>
          <w:b/>
          <w:bCs/>
          <w:sz w:val="20"/>
          <w:szCs w:val="20"/>
        </w:rPr>
        <w:t>B</w:t>
      </w:r>
      <w:r w:rsidRPr="00857124">
        <w:rPr>
          <w:rFonts w:ascii="Arial" w:hAnsi="Arial" w:cs="Arial"/>
          <w:b/>
          <w:sz w:val="20"/>
          <w:szCs w:val="20"/>
        </w:rPr>
        <w:t>usiness Day</w:t>
      </w:r>
      <w:r w:rsidRPr="00857124">
        <w:rPr>
          <w:rFonts w:ascii="Arial" w:hAnsi="Arial" w:cs="Arial"/>
          <w:sz w:val="20"/>
          <w:szCs w:val="20"/>
        </w:rPr>
        <w:t>” means any day other than a Saturday, a Sunday or a day on which licensed banks are authorised or required to be closed in</w:t>
      </w:r>
      <w:r w:rsidRPr="00857124" w:rsidR="00CE3727">
        <w:rPr>
          <w:rFonts w:ascii="Arial" w:hAnsi="Arial" w:cs="Arial"/>
          <w:sz w:val="20"/>
          <w:szCs w:val="20"/>
        </w:rPr>
        <w:t xml:space="preserve"> the relevant jurisdiction in which a Party is based</w:t>
      </w:r>
      <w:r w:rsidRPr="00857124">
        <w:rPr>
          <w:rFonts w:ascii="Arial" w:hAnsi="Arial" w:cs="Arial"/>
          <w:sz w:val="20"/>
          <w:szCs w:val="20"/>
        </w:rPr>
        <w:t>.</w:t>
      </w:r>
    </w:p>
    <w:p w:rsidRPr="00857124" w:rsidR="001D1451" w:rsidP="006D6EDC" w:rsidRDefault="001D1451" w14:paraId="41C81CD6" w14:textId="77777777">
      <w:pPr>
        <w:ind w:left="720" w:firstLine="720"/>
        <w:rPr>
          <w:rFonts w:cs="Arial"/>
          <w:b/>
          <w:sz w:val="20"/>
          <w:szCs w:val="20"/>
          <w:u w:val="single"/>
        </w:rPr>
      </w:pPr>
    </w:p>
    <w:p w:rsidRPr="00857124" w:rsidR="00314619" w:rsidP="00E97ADB" w:rsidRDefault="00CF27CA" w14:paraId="3B0449AA" w14:textId="406B26A6">
      <w:pPr>
        <w:pStyle w:val="Heading9"/>
        <w:keepNext/>
        <w:widowControl/>
        <w:numPr>
          <w:ilvl w:val="0"/>
          <w:numId w:val="17"/>
        </w:numPr>
        <w:autoSpaceDE/>
        <w:autoSpaceDN/>
        <w:adjustRightInd/>
        <w:spacing w:before="0" w:after="0"/>
        <w:ind w:left="1440" w:hanging="720"/>
        <w:jc w:val="both"/>
        <w:rPr>
          <w:rFonts w:ascii="Arial" w:hAnsi="Arial" w:cs="Arial"/>
          <w:sz w:val="20"/>
          <w:szCs w:val="20"/>
        </w:rPr>
      </w:pPr>
      <w:r w:rsidRPr="00857124">
        <w:rPr>
          <w:rFonts w:ascii="Arial" w:hAnsi="Arial" w:cs="Arial"/>
          <w:sz w:val="20"/>
          <w:szCs w:val="20"/>
        </w:rPr>
        <w:t>“</w:t>
      </w:r>
      <w:r w:rsidRPr="00857124">
        <w:rPr>
          <w:rFonts w:ascii="Arial" w:hAnsi="Arial" w:cs="Arial"/>
          <w:b/>
          <w:sz w:val="20"/>
          <w:szCs w:val="20"/>
        </w:rPr>
        <w:t>Confidential Information</w:t>
      </w:r>
      <w:r w:rsidRPr="00857124">
        <w:rPr>
          <w:rFonts w:ascii="Arial" w:hAnsi="Arial" w:cs="Arial"/>
          <w:sz w:val="20"/>
          <w:szCs w:val="20"/>
        </w:rPr>
        <w:t>” means the terms of this Agreement and any and all information</w:t>
      </w:r>
      <w:r w:rsidRPr="00857124" w:rsidR="008C546D">
        <w:rPr>
          <w:rFonts w:ascii="Arial" w:hAnsi="Arial" w:cs="Arial"/>
          <w:sz w:val="20"/>
          <w:szCs w:val="20"/>
        </w:rPr>
        <w:t xml:space="preserve"> </w:t>
      </w:r>
      <w:r w:rsidRPr="00857124" w:rsidR="001F1346">
        <w:rPr>
          <w:rFonts w:ascii="Arial" w:hAnsi="Arial" w:cs="Arial"/>
          <w:sz w:val="20"/>
          <w:szCs w:val="20"/>
        </w:rPr>
        <w:t xml:space="preserve">disclosed to, or obtained by </w:t>
      </w:r>
      <w:r w:rsidRPr="00857124" w:rsidR="00465547">
        <w:rPr>
          <w:rFonts w:ascii="Arial" w:hAnsi="Arial" w:cs="Arial"/>
          <w:sz w:val="20"/>
          <w:szCs w:val="20"/>
        </w:rPr>
        <w:t>the Recipient</w:t>
      </w:r>
      <w:r w:rsidRPr="00857124" w:rsidR="00976E55">
        <w:rPr>
          <w:rFonts w:ascii="Arial" w:hAnsi="Arial" w:cs="Arial"/>
          <w:sz w:val="20"/>
          <w:szCs w:val="20"/>
        </w:rPr>
        <w:t xml:space="preserve"> from </w:t>
      </w:r>
      <w:r w:rsidRPr="00857124" w:rsidR="00465547">
        <w:rPr>
          <w:rFonts w:ascii="Arial" w:hAnsi="Arial" w:cs="Arial"/>
          <w:sz w:val="20"/>
          <w:szCs w:val="20"/>
        </w:rPr>
        <w:t>the Provider</w:t>
      </w:r>
      <w:r w:rsidRPr="00857124" w:rsidR="001F1346">
        <w:rPr>
          <w:rFonts w:ascii="Arial" w:hAnsi="Arial" w:cs="Arial"/>
          <w:sz w:val="20"/>
          <w:szCs w:val="20"/>
        </w:rPr>
        <w:t xml:space="preserve"> or a third party acting on the </w:t>
      </w:r>
      <w:r w:rsidRPr="00857124" w:rsidR="00465547">
        <w:rPr>
          <w:rFonts w:ascii="Arial" w:hAnsi="Arial" w:cs="Arial"/>
          <w:sz w:val="20"/>
          <w:szCs w:val="20"/>
        </w:rPr>
        <w:t>Provider</w:t>
      </w:r>
      <w:r w:rsidRPr="00857124" w:rsidR="001F1346">
        <w:rPr>
          <w:rFonts w:ascii="Arial" w:hAnsi="Arial" w:cs="Arial"/>
          <w:sz w:val="20"/>
          <w:szCs w:val="20"/>
        </w:rPr>
        <w:t>’s behalf</w:t>
      </w:r>
      <w:r w:rsidRPr="00857124" w:rsidR="00C10217">
        <w:rPr>
          <w:rFonts w:ascii="Arial" w:hAnsi="Arial" w:cs="Arial"/>
          <w:sz w:val="20"/>
          <w:szCs w:val="20"/>
        </w:rPr>
        <w:t xml:space="preserve"> </w:t>
      </w:r>
      <w:r w:rsidRPr="00857124" w:rsidR="00340268">
        <w:rPr>
          <w:rFonts w:ascii="Arial" w:hAnsi="Arial" w:cs="Arial"/>
          <w:sz w:val="20"/>
          <w:szCs w:val="20"/>
        </w:rPr>
        <w:t xml:space="preserve">in any form (whether </w:t>
      </w:r>
      <w:r w:rsidRPr="00857124" w:rsidR="006D6EDC">
        <w:rPr>
          <w:rFonts w:ascii="Arial" w:hAnsi="Arial" w:cs="Arial"/>
          <w:sz w:val="20"/>
          <w:szCs w:val="20"/>
        </w:rPr>
        <w:t xml:space="preserve">orally, visually and/or observed while on the premises of </w:t>
      </w:r>
      <w:r w:rsidRPr="00857124" w:rsidR="005061D3">
        <w:rPr>
          <w:rFonts w:ascii="Arial" w:hAnsi="Arial" w:cs="Arial"/>
          <w:sz w:val="20"/>
          <w:szCs w:val="20"/>
        </w:rPr>
        <w:t xml:space="preserve">the </w:t>
      </w:r>
      <w:r w:rsidRPr="00857124" w:rsidR="00465547">
        <w:rPr>
          <w:rFonts w:ascii="Arial" w:hAnsi="Arial" w:cs="Arial"/>
          <w:sz w:val="20"/>
          <w:szCs w:val="20"/>
        </w:rPr>
        <w:t>Provider</w:t>
      </w:r>
      <w:r w:rsidRPr="00857124" w:rsidR="006A0216">
        <w:rPr>
          <w:rFonts w:ascii="Arial" w:hAnsi="Arial" w:cs="Arial"/>
          <w:sz w:val="20"/>
          <w:szCs w:val="20"/>
        </w:rPr>
        <w:t>,</w:t>
      </w:r>
      <w:r w:rsidRPr="00857124" w:rsidR="006D6EDC">
        <w:rPr>
          <w:rFonts w:ascii="Arial" w:hAnsi="Arial" w:cs="Arial"/>
          <w:sz w:val="20"/>
          <w:szCs w:val="20"/>
        </w:rPr>
        <w:t xml:space="preserve"> and </w:t>
      </w:r>
      <w:r w:rsidRPr="00857124" w:rsidR="007E4625">
        <w:rPr>
          <w:rFonts w:ascii="Arial" w:hAnsi="Arial" w:cs="Arial"/>
          <w:sz w:val="20"/>
          <w:szCs w:val="20"/>
        </w:rPr>
        <w:t xml:space="preserve">including </w:t>
      </w:r>
      <w:r w:rsidRPr="00857124" w:rsidR="006D6EDC">
        <w:rPr>
          <w:rFonts w:ascii="Arial" w:hAnsi="Arial" w:cs="Arial"/>
          <w:sz w:val="20"/>
          <w:szCs w:val="20"/>
        </w:rPr>
        <w:t xml:space="preserve">all information </w:t>
      </w:r>
      <w:r w:rsidRPr="00857124" w:rsidR="00C10217">
        <w:rPr>
          <w:rFonts w:ascii="Arial" w:hAnsi="Arial" w:cs="Arial"/>
          <w:sz w:val="20"/>
          <w:szCs w:val="20"/>
        </w:rPr>
        <w:t>record</w:t>
      </w:r>
      <w:r w:rsidRPr="00857124" w:rsidR="006D6EDC">
        <w:rPr>
          <w:rFonts w:ascii="Arial" w:hAnsi="Arial" w:cs="Arial"/>
          <w:sz w:val="20"/>
          <w:szCs w:val="20"/>
        </w:rPr>
        <w:t>ed</w:t>
      </w:r>
      <w:r w:rsidRPr="00857124" w:rsidR="00C10217">
        <w:rPr>
          <w:rFonts w:ascii="Arial" w:hAnsi="Arial" w:cs="Arial"/>
          <w:sz w:val="20"/>
          <w:szCs w:val="20"/>
        </w:rPr>
        <w:t xml:space="preserve"> </w:t>
      </w:r>
      <w:r w:rsidRPr="00857124" w:rsidR="00340268">
        <w:rPr>
          <w:rFonts w:ascii="Arial" w:hAnsi="Arial" w:cs="Arial"/>
          <w:sz w:val="20"/>
          <w:szCs w:val="20"/>
        </w:rPr>
        <w:t>in writing</w:t>
      </w:r>
      <w:r w:rsidRPr="00857124" w:rsidR="00C10217">
        <w:rPr>
          <w:rFonts w:ascii="Arial" w:hAnsi="Arial" w:cs="Arial"/>
          <w:sz w:val="20"/>
          <w:szCs w:val="20"/>
        </w:rPr>
        <w:t xml:space="preserve"> or electronically</w:t>
      </w:r>
      <w:r w:rsidRPr="00857124" w:rsidR="00340268">
        <w:rPr>
          <w:rFonts w:ascii="Arial" w:hAnsi="Arial" w:cs="Arial"/>
          <w:sz w:val="20"/>
          <w:szCs w:val="20"/>
        </w:rPr>
        <w:t>,</w:t>
      </w:r>
      <w:r w:rsidRPr="00857124" w:rsidR="006D6EDC">
        <w:rPr>
          <w:rFonts w:ascii="Arial" w:hAnsi="Arial" w:cs="Arial"/>
          <w:sz w:val="20"/>
          <w:szCs w:val="20"/>
        </w:rPr>
        <w:t xml:space="preserve"> or in any other medium or by any other method</w:t>
      </w:r>
      <w:r w:rsidRPr="00857124" w:rsidR="00340268">
        <w:rPr>
          <w:rFonts w:ascii="Arial" w:hAnsi="Arial" w:cs="Arial"/>
          <w:sz w:val="20"/>
          <w:szCs w:val="20"/>
        </w:rPr>
        <w:t xml:space="preserve">) </w:t>
      </w:r>
      <w:r w:rsidRPr="00857124" w:rsidR="00C10217">
        <w:rPr>
          <w:rFonts w:ascii="Arial" w:hAnsi="Arial" w:cs="Arial"/>
          <w:sz w:val="20"/>
          <w:szCs w:val="20"/>
        </w:rPr>
        <w:t>which</w:t>
      </w:r>
      <w:r w:rsidRPr="00857124" w:rsidR="008C546D">
        <w:rPr>
          <w:rFonts w:ascii="Arial" w:hAnsi="Arial" w:cs="Arial"/>
          <w:sz w:val="20"/>
          <w:szCs w:val="20"/>
        </w:rPr>
        <w:t xml:space="preserve"> (i) is marked or otherwise identified as confidential when disclosed; and/or (ii) a reasonable person would understand to be confidential or proprietary due to the context of its disclosure and/or its scope, content, or nature, and without prejudice to the generality of the foregoing may include </w:t>
      </w:r>
      <w:r w:rsidRPr="00857124" w:rsidR="00314619">
        <w:rPr>
          <w:rFonts w:ascii="Arial" w:hAnsi="Arial" w:cs="Arial"/>
          <w:sz w:val="20"/>
          <w:szCs w:val="20"/>
        </w:rPr>
        <w:t>data, designs, memoranda, models, prototypes and/or other material whether of scientific, technical, commercial or other nature (including Personal Data, Subject Data and Trade Secrets</w:t>
      </w:r>
      <w:r w:rsidRPr="00857124" w:rsidR="00261390">
        <w:rPr>
          <w:rFonts w:ascii="Arial" w:hAnsi="Arial" w:cs="Arial"/>
          <w:sz w:val="20"/>
          <w:szCs w:val="20"/>
        </w:rPr>
        <w:t>)</w:t>
      </w:r>
      <w:r w:rsidRPr="00857124" w:rsidR="00314619">
        <w:rPr>
          <w:rFonts w:ascii="Arial" w:hAnsi="Arial" w:cs="Arial"/>
          <w:sz w:val="20"/>
          <w:szCs w:val="20"/>
        </w:rPr>
        <w:t xml:space="preserve">. </w:t>
      </w:r>
    </w:p>
    <w:p w:rsidRPr="00857124" w:rsidR="00C10217" w:rsidP="00FE1A98" w:rsidRDefault="00C10217" w14:paraId="4FEA7D35" w14:textId="77777777">
      <w:pPr>
        <w:pStyle w:val="Style3"/>
        <w:widowControl/>
        <w:spacing w:line="240" w:lineRule="auto"/>
        <w:ind w:left="1440" w:hanging="720"/>
        <w:rPr>
          <w:rStyle w:val="FontStyle14"/>
          <w:b/>
          <w:sz w:val="20"/>
          <w:szCs w:val="20"/>
          <w:lang w:eastAsia="en-US"/>
        </w:rPr>
      </w:pPr>
    </w:p>
    <w:p w:rsidRPr="00857124" w:rsidR="00CF27CA" w:rsidP="00E97ADB" w:rsidRDefault="002838B5" w14:paraId="7CD28E70" w14:textId="74ADF8FA">
      <w:pPr>
        <w:pStyle w:val="Heading3"/>
        <w:numPr>
          <w:ilvl w:val="0"/>
          <w:numId w:val="17"/>
        </w:numPr>
        <w:spacing w:before="0" w:after="0"/>
        <w:ind w:left="1440" w:hanging="720"/>
        <w:jc w:val="both"/>
        <w:rPr>
          <w:rFonts w:ascii="Arial" w:hAnsi="Arial" w:cs="Arial"/>
          <w:b w:val="0"/>
          <w:sz w:val="20"/>
          <w:szCs w:val="20"/>
        </w:rPr>
      </w:pPr>
      <w:r w:rsidRPr="00857124">
        <w:rPr>
          <w:rFonts w:ascii="Arial" w:hAnsi="Arial" w:cs="Arial"/>
          <w:b w:val="0"/>
          <w:sz w:val="20"/>
          <w:szCs w:val="20"/>
        </w:rPr>
        <w:t>“</w:t>
      </w:r>
      <w:r w:rsidRPr="00857124">
        <w:rPr>
          <w:rFonts w:ascii="Arial" w:hAnsi="Arial" w:cs="Arial"/>
          <w:sz w:val="20"/>
          <w:szCs w:val="20"/>
        </w:rPr>
        <w:t>Effective Date</w:t>
      </w:r>
      <w:r w:rsidRPr="00857124">
        <w:rPr>
          <w:rFonts w:ascii="Arial" w:hAnsi="Arial" w:cs="Arial"/>
          <w:b w:val="0"/>
          <w:sz w:val="20"/>
          <w:szCs w:val="20"/>
        </w:rPr>
        <w:t xml:space="preserve">” means </w:t>
      </w:r>
      <w:r w:rsidRPr="0011169A" w:rsidR="0011169A">
        <w:rPr>
          <w:rFonts w:ascii="Arial" w:hAnsi="Arial" w:cs="Arial"/>
          <w:b w:val="0"/>
          <w:sz w:val="20"/>
          <w:szCs w:val="20"/>
        </w:rPr>
        <w:t xml:space="preserve">the </w:t>
      </w:r>
      <w:r w:rsidRPr="00265BC7" w:rsidR="0011169A">
        <w:rPr>
          <w:rFonts w:ascii="Arial" w:hAnsi="Arial" w:cs="Arial"/>
          <w:b w:val="0"/>
          <w:sz w:val="20"/>
          <w:szCs w:val="20"/>
          <w:highlight w:val="yellow"/>
        </w:rPr>
        <w:t>last date of signature of this Agreement by the Parties.</w:t>
      </w:r>
    </w:p>
    <w:p w:rsidRPr="00857124" w:rsidR="00ED006F" w:rsidP="00FE1A98" w:rsidRDefault="00ED006F" w14:paraId="34AF554D" w14:textId="77777777">
      <w:pPr>
        <w:pStyle w:val="Style3"/>
        <w:widowControl/>
        <w:spacing w:line="240" w:lineRule="auto"/>
        <w:ind w:left="1440" w:hanging="720"/>
        <w:rPr>
          <w:rStyle w:val="FontStyle14"/>
          <w:sz w:val="20"/>
          <w:szCs w:val="20"/>
          <w:lang w:eastAsia="en-US"/>
        </w:rPr>
      </w:pPr>
    </w:p>
    <w:p w:rsidRPr="00857124" w:rsidR="008B6151" w:rsidP="00E97ADB" w:rsidRDefault="008B6151" w14:paraId="45683321" w14:textId="69E8624A">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 xml:space="preserve">Event of Force </w:t>
      </w:r>
      <w:proofErr w:type="spellStart"/>
      <w:r w:rsidRPr="00857124">
        <w:rPr>
          <w:rFonts w:cs="Arial"/>
          <w:b/>
          <w:sz w:val="20"/>
          <w:szCs w:val="20"/>
        </w:rPr>
        <w:t>Majeure</w:t>
      </w:r>
      <w:proofErr w:type="spellEnd"/>
      <w:r w:rsidRPr="00857124">
        <w:rPr>
          <w:rFonts w:cs="Arial"/>
          <w:sz w:val="20"/>
          <w:szCs w:val="20"/>
        </w:rPr>
        <w:t>”</w:t>
      </w:r>
      <w:r w:rsidRPr="00857124">
        <w:rPr>
          <w:rFonts w:cs="Arial"/>
          <w:b/>
          <w:sz w:val="20"/>
          <w:szCs w:val="20"/>
        </w:rPr>
        <w:t xml:space="preserve"> </w:t>
      </w:r>
      <w:r w:rsidRPr="00857124">
        <w:rPr>
          <w:rFonts w:cs="Arial"/>
          <w:sz w:val="20"/>
          <w:szCs w:val="20"/>
        </w:rPr>
        <w:t xml:space="preserve">means any cause affecting the performance of this Agreement by a Party arising from or attributable to any acts, events, non-happenings, omissions or accidents beyond the reasonable control of the affected Party and includes strikes, lock-outs, industrial action, civil commotion, riot, invasion, war, threat of or preparation for war, fire, explosion, storm, flood, earthquake, subsidence, or other natural physical disaster, epidemic, </w:t>
      </w:r>
      <w:r w:rsidRPr="00857124" w:rsidR="007C09BC">
        <w:rPr>
          <w:rFonts w:cs="Arial"/>
          <w:sz w:val="20"/>
          <w:szCs w:val="20"/>
        </w:rPr>
        <w:t xml:space="preserve">pandemic, </w:t>
      </w:r>
      <w:r w:rsidRPr="00857124">
        <w:rPr>
          <w:rFonts w:cs="Arial"/>
          <w:sz w:val="20"/>
          <w:szCs w:val="20"/>
        </w:rPr>
        <w:t xml:space="preserve">outbreak of disease,  impossibility of the use of railways, shipping, aircraft, motor transport, or other means of public or private transport, or political interference with the normal operation of </w:t>
      </w:r>
      <w:r w:rsidRPr="00857124" w:rsidR="00D91BF3">
        <w:rPr>
          <w:rFonts w:cs="Arial"/>
          <w:sz w:val="20"/>
          <w:szCs w:val="20"/>
        </w:rPr>
        <w:t xml:space="preserve">the affected </w:t>
      </w:r>
      <w:r w:rsidRPr="00857124">
        <w:rPr>
          <w:rFonts w:cs="Arial"/>
          <w:sz w:val="20"/>
          <w:szCs w:val="20"/>
        </w:rPr>
        <w:t xml:space="preserve">Party. </w:t>
      </w:r>
    </w:p>
    <w:p w:rsidR="004435C9" w:rsidP="00CE2901" w:rsidRDefault="004435C9" w14:paraId="2C27697A" w14:textId="77777777">
      <w:pPr>
        <w:pStyle w:val="BodyText"/>
        <w:tabs>
          <w:tab w:val="left" w:pos="1440"/>
        </w:tabs>
        <w:spacing w:after="0"/>
        <w:ind w:left="1440"/>
        <w:jc w:val="both"/>
        <w:rPr>
          <w:rFonts w:cs="Arial"/>
          <w:sz w:val="20"/>
          <w:szCs w:val="20"/>
        </w:rPr>
      </w:pPr>
    </w:p>
    <w:p w:rsidRPr="00857124" w:rsidR="00ED006F" w:rsidP="00E97ADB" w:rsidRDefault="00ED006F" w14:paraId="0DC685FE" w14:textId="79879371">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Foreground IP</w:t>
      </w:r>
      <w:r w:rsidRPr="00857124">
        <w:rPr>
          <w:rFonts w:cs="Arial"/>
          <w:sz w:val="20"/>
          <w:szCs w:val="20"/>
        </w:rPr>
        <w:t>” means all I</w:t>
      </w:r>
      <w:r w:rsidRPr="00857124" w:rsidR="00046F1D">
        <w:rPr>
          <w:rFonts w:cs="Arial"/>
          <w:sz w:val="20"/>
          <w:szCs w:val="20"/>
        </w:rPr>
        <w:t xml:space="preserve">ntellectual </w:t>
      </w:r>
      <w:r w:rsidRPr="00857124">
        <w:rPr>
          <w:rFonts w:cs="Arial"/>
          <w:sz w:val="20"/>
          <w:szCs w:val="20"/>
        </w:rPr>
        <w:t>P</w:t>
      </w:r>
      <w:r w:rsidRPr="00857124" w:rsidR="00046F1D">
        <w:rPr>
          <w:rFonts w:cs="Arial"/>
          <w:sz w:val="20"/>
          <w:szCs w:val="20"/>
        </w:rPr>
        <w:t>roperty</w:t>
      </w:r>
      <w:r w:rsidRPr="00857124">
        <w:rPr>
          <w:rFonts w:cs="Arial"/>
          <w:sz w:val="20"/>
          <w:szCs w:val="20"/>
        </w:rPr>
        <w:t xml:space="preserve"> </w:t>
      </w:r>
      <w:r w:rsidRPr="00857124" w:rsidR="001751E6">
        <w:rPr>
          <w:rFonts w:cs="Arial"/>
          <w:sz w:val="20"/>
          <w:szCs w:val="20"/>
        </w:rPr>
        <w:t xml:space="preserve">that is generated, conceived, produced, developed, </w:t>
      </w:r>
      <w:r w:rsidRPr="00857124">
        <w:rPr>
          <w:rFonts w:cs="Arial"/>
          <w:sz w:val="20"/>
          <w:szCs w:val="20"/>
        </w:rPr>
        <w:t>created or first reduced to practice in the course of performing the Project</w:t>
      </w:r>
      <w:r w:rsidRPr="00857124" w:rsidR="00DC02E5">
        <w:rPr>
          <w:rFonts w:cs="Arial"/>
          <w:sz w:val="20"/>
          <w:szCs w:val="20"/>
        </w:rPr>
        <w:t xml:space="preserve"> including</w:t>
      </w:r>
      <w:r w:rsidRPr="00857124" w:rsidR="00221C67">
        <w:rPr>
          <w:rFonts w:cs="Arial"/>
          <w:sz w:val="20"/>
          <w:szCs w:val="20"/>
        </w:rPr>
        <w:t>, where applicable,</w:t>
      </w:r>
      <w:r w:rsidRPr="00857124" w:rsidR="00DC02E5">
        <w:rPr>
          <w:rFonts w:cs="Arial"/>
          <w:sz w:val="20"/>
          <w:szCs w:val="20"/>
        </w:rPr>
        <w:t xml:space="preserve"> all Intellectual Property that subsists in </w:t>
      </w:r>
      <w:r w:rsidRPr="00857124" w:rsidR="00866317">
        <w:rPr>
          <w:rFonts w:cs="Arial"/>
          <w:sz w:val="20"/>
          <w:szCs w:val="20"/>
        </w:rPr>
        <w:t xml:space="preserve">Analysed Data, </w:t>
      </w:r>
      <w:r w:rsidRPr="00857124" w:rsidR="00DC02E5">
        <w:rPr>
          <w:rFonts w:cs="Arial"/>
          <w:sz w:val="20"/>
          <w:szCs w:val="20"/>
        </w:rPr>
        <w:t>Project AI</w:t>
      </w:r>
      <w:r w:rsidRPr="00857124" w:rsidR="00866317">
        <w:rPr>
          <w:rFonts w:cs="Arial"/>
          <w:sz w:val="20"/>
          <w:szCs w:val="20"/>
        </w:rPr>
        <w:t xml:space="preserve">, </w:t>
      </w:r>
      <w:r w:rsidRPr="00857124" w:rsidR="00DC02E5">
        <w:rPr>
          <w:rFonts w:cs="Arial"/>
          <w:sz w:val="20"/>
          <w:szCs w:val="20"/>
        </w:rPr>
        <w:t>Project AI Output</w:t>
      </w:r>
      <w:r w:rsidR="000C4174">
        <w:rPr>
          <w:rFonts w:cs="Arial"/>
          <w:sz w:val="20"/>
          <w:szCs w:val="20"/>
        </w:rPr>
        <w:t>,</w:t>
      </w:r>
      <w:r w:rsidRPr="00857124" w:rsidR="003422A5">
        <w:rPr>
          <w:rFonts w:cs="Arial"/>
          <w:sz w:val="20"/>
          <w:szCs w:val="20"/>
        </w:rPr>
        <w:t xml:space="preserve"> Modifications</w:t>
      </w:r>
      <w:r w:rsidR="000C4174">
        <w:rPr>
          <w:rFonts w:cs="Arial"/>
          <w:sz w:val="20"/>
          <w:szCs w:val="20"/>
        </w:rPr>
        <w:t xml:space="preserve">, and </w:t>
      </w:r>
      <w:r w:rsidRPr="00F57D6E" w:rsidR="000C4174">
        <w:rPr>
          <w:rFonts w:eastAsia="Calibri" w:cs="Arial"/>
          <w:sz w:val="20"/>
          <w:szCs w:val="20"/>
        </w:rPr>
        <w:t>Other Substances</w:t>
      </w:r>
      <w:r w:rsidRPr="00857124">
        <w:rPr>
          <w:rFonts w:cs="Arial"/>
          <w:sz w:val="20"/>
          <w:szCs w:val="20"/>
        </w:rPr>
        <w:t>.</w:t>
      </w:r>
    </w:p>
    <w:p w:rsidRPr="00857124" w:rsidR="00DB7670" w:rsidP="00FE1A98" w:rsidRDefault="00DB7670" w14:paraId="140F23D0" w14:textId="77777777">
      <w:pPr>
        <w:pStyle w:val="BodyText"/>
        <w:tabs>
          <w:tab w:val="left" w:pos="1440"/>
        </w:tabs>
        <w:spacing w:after="0"/>
        <w:ind w:left="1440"/>
        <w:jc w:val="both"/>
        <w:rPr>
          <w:rFonts w:cs="Arial"/>
          <w:sz w:val="20"/>
          <w:szCs w:val="20"/>
        </w:rPr>
      </w:pPr>
    </w:p>
    <w:p w:rsidRPr="00857124" w:rsidR="00536237" w:rsidP="00E97ADB" w:rsidRDefault="00536237" w14:paraId="0FB58A5C" w14:textId="0C3C90CB">
      <w:pPr>
        <w:pStyle w:val="BodyText"/>
        <w:numPr>
          <w:ilvl w:val="0"/>
          <w:numId w:val="17"/>
        </w:numPr>
        <w:tabs>
          <w:tab w:val="left" w:pos="1440"/>
        </w:tabs>
        <w:spacing w:after="0"/>
        <w:ind w:left="1440" w:hanging="720"/>
        <w:jc w:val="both"/>
        <w:rPr>
          <w:rFonts w:cs="Arial"/>
          <w:sz w:val="20"/>
          <w:szCs w:val="20"/>
        </w:rPr>
      </w:pPr>
      <w:r w:rsidRPr="00857124">
        <w:rPr>
          <w:rFonts w:cs="Arial"/>
          <w:iCs/>
          <w:sz w:val="20"/>
          <w:szCs w:val="20"/>
        </w:rPr>
        <w:t>“</w:t>
      </w:r>
      <w:r w:rsidRPr="00857124">
        <w:rPr>
          <w:rFonts w:cs="Arial"/>
          <w:b/>
          <w:iCs/>
          <w:sz w:val="20"/>
          <w:szCs w:val="20"/>
        </w:rPr>
        <w:t>Foreground Results</w:t>
      </w:r>
      <w:r w:rsidRPr="00857124">
        <w:rPr>
          <w:rFonts w:cs="Arial"/>
          <w:iCs/>
          <w:sz w:val="20"/>
          <w:szCs w:val="20"/>
        </w:rPr>
        <w:t xml:space="preserve">” mean collectively </w:t>
      </w:r>
      <w:r w:rsidRPr="00857124" w:rsidR="006A4C17">
        <w:rPr>
          <w:rFonts w:cs="Arial"/>
          <w:iCs/>
          <w:sz w:val="20"/>
          <w:szCs w:val="20"/>
        </w:rPr>
        <w:t xml:space="preserve">(i) </w:t>
      </w:r>
      <w:r w:rsidRPr="00857124">
        <w:rPr>
          <w:rFonts w:cs="Arial"/>
          <w:iCs/>
          <w:sz w:val="20"/>
          <w:szCs w:val="20"/>
        </w:rPr>
        <w:t>Foreground IP</w:t>
      </w:r>
      <w:r w:rsidRPr="00857124" w:rsidR="006A4C17">
        <w:rPr>
          <w:rFonts w:cs="Arial"/>
          <w:iCs/>
          <w:sz w:val="20"/>
          <w:szCs w:val="20"/>
        </w:rPr>
        <w:t xml:space="preserve">; </w:t>
      </w:r>
      <w:r w:rsidRPr="00857124">
        <w:rPr>
          <w:rFonts w:cs="Arial"/>
          <w:iCs/>
          <w:sz w:val="20"/>
          <w:szCs w:val="20"/>
        </w:rPr>
        <w:t xml:space="preserve">and </w:t>
      </w:r>
      <w:r w:rsidRPr="00857124" w:rsidR="006A4C17">
        <w:rPr>
          <w:rFonts w:cs="Arial"/>
          <w:iCs/>
          <w:sz w:val="20"/>
          <w:szCs w:val="20"/>
        </w:rPr>
        <w:t xml:space="preserve">(ii) </w:t>
      </w:r>
      <w:r w:rsidRPr="00857124">
        <w:rPr>
          <w:rFonts w:cs="Arial"/>
          <w:iCs/>
          <w:sz w:val="20"/>
          <w:szCs w:val="20"/>
        </w:rPr>
        <w:t xml:space="preserve">all output, data, information, models, prototypes and material that </w:t>
      </w:r>
      <w:r w:rsidRPr="00857124" w:rsidR="00962190">
        <w:rPr>
          <w:rFonts w:cs="Arial"/>
          <w:iCs/>
          <w:sz w:val="20"/>
          <w:szCs w:val="20"/>
        </w:rPr>
        <w:t>are</w:t>
      </w:r>
      <w:r w:rsidRPr="00857124">
        <w:rPr>
          <w:rFonts w:cs="Arial"/>
          <w:iCs/>
          <w:sz w:val="20"/>
          <w:szCs w:val="20"/>
        </w:rPr>
        <w:t xml:space="preserve"> generated, conceived, produced, developed</w:t>
      </w:r>
      <w:r w:rsidRPr="00857124" w:rsidR="007C3EEC">
        <w:rPr>
          <w:rFonts w:cs="Arial"/>
          <w:iCs/>
          <w:sz w:val="20"/>
          <w:szCs w:val="20"/>
        </w:rPr>
        <w:t xml:space="preserve">, created </w:t>
      </w:r>
      <w:r w:rsidRPr="00857124">
        <w:rPr>
          <w:rFonts w:cs="Arial"/>
          <w:iCs/>
          <w:sz w:val="20"/>
          <w:szCs w:val="20"/>
        </w:rPr>
        <w:t xml:space="preserve">or </w:t>
      </w:r>
      <w:r w:rsidRPr="00857124" w:rsidR="007C3EEC">
        <w:rPr>
          <w:rFonts w:cs="Arial"/>
          <w:iCs/>
          <w:sz w:val="20"/>
          <w:szCs w:val="20"/>
        </w:rPr>
        <w:t xml:space="preserve">first </w:t>
      </w:r>
      <w:r w:rsidRPr="00857124">
        <w:rPr>
          <w:rFonts w:cs="Arial"/>
          <w:iCs/>
          <w:sz w:val="20"/>
          <w:szCs w:val="20"/>
        </w:rPr>
        <w:t>reduced to practi</w:t>
      </w:r>
      <w:r w:rsidRPr="00857124" w:rsidR="007C3EEC">
        <w:rPr>
          <w:rFonts w:cs="Arial"/>
          <w:iCs/>
          <w:sz w:val="20"/>
          <w:szCs w:val="20"/>
        </w:rPr>
        <w:t>ce in the course of performing the</w:t>
      </w:r>
      <w:r w:rsidRPr="00857124">
        <w:rPr>
          <w:rFonts w:cs="Arial"/>
          <w:iCs/>
          <w:sz w:val="20"/>
          <w:szCs w:val="20"/>
        </w:rPr>
        <w:t xml:space="preserve"> Project that do not constitute Foreground IP</w:t>
      </w:r>
      <w:r w:rsidRPr="00857124" w:rsidR="00EE570B">
        <w:rPr>
          <w:rFonts w:cs="Arial"/>
          <w:iCs/>
          <w:sz w:val="20"/>
          <w:szCs w:val="20"/>
        </w:rPr>
        <w:t>, i</w:t>
      </w:r>
      <w:r w:rsidRPr="00857124">
        <w:rPr>
          <w:rFonts w:cs="Arial"/>
          <w:iCs/>
          <w:sz w:val="20"/>
          <w:szCs w:val="20"/>
        </w:rPr>
        <w:t xml:space="preserve">ncluding Project AI Output. </w:t>
      </w:r>
      <w:r w:rsidRPr="00857124">
        <w:rPr>
          <w:rFonts w:cs="Arial"/>
          <w:sz w:val="20"/>
          <w:szCs w:val="20"/>
        </w:rPr>
        <w:t xml:space="preserve"> </w:t>
      </w:r>
    </w:p>
    <w:p w:rsidRPr="00857124" w:rsidR="00536237" w:rsidP="009F709E" w:rsidRDefault="00536237" w14:paraId="35590E2D" w14:textId="77777777">
      <w:pPr>
        <w:pStyle w:val="ListParagraph"/>
        <w:rPr>
          <w:rFonts w:cs="Arial"/>
          <w:sz w:val="20"/>
          <w:szCs w:val="20"/>
        </w:rPr>
      </w:pPr>
    </w:p>
    <w:p w:rsidRPr="00857124" w:rsidR="00A904BA" w:rsidP="00E97ADB" w:rsidRDefault="00A904BA" w14:paraId="57009603" w14:textId="37DE75C4">
      <w:pPr>
        <w:pStyle w:val="BodyText"/>
        <w:numPr>
          <w:ilvl w:val="0"/>
          <w:numId w:val="17"/>
        </w:numPr>
        <w:tabs>
          <w:tab w:val="left" w:pos="1440"/>
        </w:tabs>
        <w:spacing w:after="0"/>
        <w:ind w:left="1440" w:hanging="720"/>
        <w:jc w:val="both"/>
        <w:rPr>
          <w:rFonts w:cs="Arial"/>
          <w:sz w:val="20"/>
          <w:szCs w:val="20"/>
          <w:lang w:val="en-US"/>
        </w:rPr>
      </w:pPr>
      <w:r w:rsidRPr="00857124">
        <w:rPr>
          <w:rFonts w:cs="Arial"/>
          <w:sz w:val="20"/>
          <w:szCs w:val="20"/>
        </w:rPr>
        <w:t>“</w:t>
      </w:r>
      <w:r w:rsidRPr="00857124">
        <w:rPr>
          <w:rFonts w:cs="Arial"/>
          <w:b/>
          <w:bCs/>
          <w:sz w:val="20"/>
          <w:szCs w:val="20"/>
        </w:rPr>
        <w:t>Immunity</w:t>
      </w:r>
      <w:r w:rsidRPr="00857124">
        <w:rPr>
          <w:rFonts w:cs="Arial"/>
          <w:sz w:val="20"/>
          <w:szCs w:val="20"/>
        </w:rPr>
        <w:t>” means such immunity criteria as may be specified by the Institution from time to time</w:t>
      </w:r>
      <w:r w:rsidRPr="00857124">
        <w:rPr>
          <w:rFonts w:cs="Arial"/>
          <w:iCs/>
          <w:sz w:val="20"/>
          <w:szCs w:val="20"/>
        </w:rPr>
        <w:t xml:space="preserve">. </w:t>
      </w:r>
    </w:p>
    <w:p w:rsidRPr="00857124" w:rsidR="00A904BA" w:rsidP="009F709E" w:rsidRDefault="00A904BA" w14:paraId="0F89A942" w14:textId="77777777">
      <w:pPr>
        <w:pStyle w:val="ListParagraph"/>
        <w:rPr>
          <w:rFonts w:cs="Arial"/>
          <w:sz w:val="20"/>
          <w:szCs w:val="20"/>
        </w:rPr>
      </w:pPr>
    </w:p>
    <w:p w:rsidRPr="00857124" w:rsidR="00100205" w:rsidP="00E97ADB" w:rsidRDefault="00100205" w14:paraId="35E2E6B3" w14:textId="417A46E8">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Intellectual Property</w:t>
      </w:r>
      <w:r w:rsidRPr="00857124">
        <w:rPr>
          <w:rFonts w:cs="Arial"/>
          <w:sz w:val="20"/>
          <w:szCs w:val="20"/>
        </w:rPr>
        <w:t xml:space="preserve">” means all patents, utility models, rights to inventions, copyright and neighbouring and related rights, trade marks and service marks, business names and domain names, rights in get-up and trade dress, goodwill and the right to sue for passing off or unfair competition, rights in designs, database rights, rights to use, and protect the confidentiality of, </w:t>
      </w:r>
      <w:r w:rsidRPr="00857124" w:rsidR="006B54F9">
        <w:rPr>
          <w:rFonts w:cs="Arial"/>
          <w:sz w:val="20"/>
          <w:szCs w:val="20"/>
        </w:rPr>
        <w:t>the C</w:t>
      </w:r>
      <w:r w:rsidRPr="00857124">
        <w:rPr>
          <w:rFonts w:cs="Arial"/>
          <w:sz w:val="20"/>
          <w:szCs w:val="20"/>
        </w:rPr>
        <w:t xml:space="preserve">onfidential </w:t>
      </w:r>
      <w:r w:rsidRPr="00857124" w:rsidR="006B54F9">
        <w:rPr>
          <w:rFonts w:cs="Arial"/>
          <w:sz w:val="20"/>
          <w:szCs w:val="20"/>
        </w:rPr>
        <w:t>I</w:t>
      </w:r>
      <w:r w:rsidRPr="00857124">
        <w:rPr>
          <w:rFonts w:cs="Arial"/>
          <w:sz w:val="20"/>
          <w:szCs w:val="20"/>
        </w:rPr>
        <w:t>nfor</w:t>
      </w:r>
      <w:r w:rsidRPr="00857124" w:rsidR="00CF27CA">
        <w:rPr>
          <w:rFonts w:cs="Arial"/>
          <w:sz w:val="20"/>
          <w:szCs w:val="20"/>
        </w:rPr>
        <w:t>mation (including T</w:t>
      </w:r>
      <w:r w:rsidRPr="00857124">
        <w:rPr>
          <w:rFonts w:cs="Arial"/>
          <w:sz w:val="20"/>
          <w:szCs w:val="20"/>
        </w:rPr>
        <w:t xml:space="preserve">rade </w:t>
      </w:r>
      <w:r w:rsidRPr="00857124" w:rsidR="00CF27CA">
        <w:rPr>
          <w:rFonts w:cs="Arial"/>
          <w:sz w:val="20"/>
          <w:szCs w:val="20"/>
        </w:rPr>
        <w:t>S</w:t>
      </w:r>
      <w:r w:rsidRPr="00857124">
        <w:rPr>
          <w:rFonts w:cs="Arial"/>
          <w:sz w:val="20"/>
          <w:szCs w:val="20"/>
        </w:rPr>
        <w:t xml:space="preserve">ecrets), </w:t>
      </w:r>
      <w:r w:rsidRPr="00857124" w:rsidR="006B54F9">
        <w:rPr>
          <w:rFonts w:cs="Arial"/>
          <w:sz w:val="20"/>
          <w:szCs w:val="20"/>
        </w:rPr>
        <w:t xml:space="preserve">Know-How </w:t>
      </w:r>
      <w:r w:rsidRPr="00857124">
        <w:rPr>
          <w:rFonts w:cs="Arial"/>
          <w:sz w:val="20"/>
          <w:szCs w:val="20"/>
        </w:rPr>
        <w:t xml:space="preserve">and all other intellectual property rights, in each case whether registered or </w:t>
      </w:r>
      <w:r w:rsidR="00CD00CA">
        <w:rPr>
          <w:rFonts w:cs="Arial"/>
          <w:sz w:val="20"/>
          <w:szCs w:val="20"/>
        </w:rPr>
        <w:t>unregistered and including all a</w:t>
      </w:r>
      <w:r w:rsidRPr="00857124">
        <w:rPr>
          <w:rFonts w:cs="Arial"/>
          <w:sz w:val="20"/>
          <w:szCs w:val="20"/>
        </w:rPr>
        <w:t xml:space="preserve">pplications and rights to apply for and be granted, renewals or extensions of, and rights to claim priority from, such rights and all similar or equivalent rights or forms of protection which subsist or will subsist now or in the future in any part of the world. </w:t>
      </w:r>
    </w:p>
    <w:p w:rsidRPr="00857124" w:rsidR="004435C9" w:rsidP="004435C9" w:rsidRDefault="004435C9" w14:paraId="7F062810" w14:textId="77777777">
      <w:pPr>
        <w:pStyle w:val="BodyText"/>
        <w:tabs>
          <w:tab w:val="left" w:pos="1440"/>
        </w:tabs>
        <w:spacing w:after="0"/>
        <w:ind w:left="1440"/>
        <w:jc w:val="both"/>
        <w:rPr>
          <w:rFonts w:cs="Arial"/>
          <w:sz w:val="20"/>
          <w:szCs w:val="20"/>
        </w:rPr>
      </w:pPr>
    </w:p>
    <w:p w:rsidRPr="00857124" w:rsidR="00823A49" w:rsidP="00E97ADB" w:rsidRDefault="00823A49" w14:paraId="04DB1D73" w14:textId="736B8D95">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Know-How</w:t>
      </w:r>
      <w:r w:rsidRPr="00857124">
        <w:rPr>
          <w:rFonts w:cs="Arial"/>
          <w:sz w:val="20"/>
          <w:szCs w:val="20"/>
        </w:rPr>
        <w:t>” means any work, method, technique, process or technology, that is not patentable or protectable by copyright, and all of which is secret or limited in disclosure by confidentiality obligations, and identified or identifiable in a tangible form.</w:t>
      </w:r>
    </w:p>
    <w:p w:rsidRPr="00857124" w:rsidR="00823A49" w:rsidP="00823A49" w:rsidRDefault="00823A49" w14:paraId="6505696A" w14:textId="77777777">
      <w:pPr>
        <w:pStyle w:val="BodyText"/>
        <w:tabs>
          <w:tab w:val="left" w:pos="1440"/>
        </w:tabs>
        <w:spacing w:after="0"/>
        <w:ind w:left="1440"/>
        <w:jc w:val="both"/>
        <w:rPr>
          <w:rFonts w:cs="Arial"/>
          <w:sz w:val="20"/>
          <w:szCs w:val="20"/>
        </w:rPr>
      </w:pPr>
    </w:p>
    <w:p w:rsidRPr="001B685E" w:rsidR="00823A49" w:rsidP="00E97ADB" w:rsidRDefault="00823A49" w14:paraId="720D45CE" w14:textId="640A21C8">
      <w:pPr>
        <w:pStyle w:val="BodyText"/>
        <w:numPr>
          <w:ilvl w:val="0"/>
          <w:numId w:val="17"/>
        </w:numPr>
        <w:tabs>
          <w:tab w:val="left" w:pos="1440"/>
        </w:tabs>
        <w:spacing w:after="0"/>
        <w:ind w:left="1440" w:hanging="720"/>
        <w:jc w:val="both"/>
        <w:rPr>
          <w:rFonts w:cs="Arial"/>
          <w:bCs/>
          <w:sz w:val="20"/>
          <w:szCs w:val="20"/>
        </w:rPr>
      </w:pPr>
      <w:r w:rsidRPr="001B685E">
        <w:rPr>
          <w:rFonts w:eastAsia="Calibri" w:cs="Arial"/>
          <w:sz w:val="20"/>
          <w:szCs w:val="20"/>
        </w:rPr>
        <w:t>“</w:t>
      </w:r>
      <w:r w:rsidRPr="001B685E">
        <w:rPr>
          <w:rFonts w:eastAsia="Calibri" w:cs="Arial"/>
          <w:b/>
          <w:sz w:val="20"/>
          <w:szCs w:val="20"/>
        </w:rPr>
        <w:t>Materials</w:t>
      </w:r>
      <w:r w:rsidRPr="001B685E">
        <w:rPr>
          <w:rFonts w:eastAsia="Calibri" w:cs="Arial"/>
          <w:sz w:val="20"/>
          <w:szCs w:val="20"/>
        </w:rPr>
        <w:t xml:space="preserve">” mean Original Materials, Progeny and Unmodified Derivatives but shall not include </w:t>
      </w:r>
      <w:r w:rsidRPr="001B685E" w:rsidR="000B09EB">
        <w:rPr>
          <w:rFonts w:eastAsia="Calibri" w:cs="Arial"/>
          <w:sz w:val="20"/>
          <w:szCs w:val="20"/>
        </w:rPr>
        <w:t xml:space="preserve">(i) </w:t>
      </w:r>
      <w:r w:rsidRPr="001B685E">
        <w:rPr>
          <w:rFonts w:eastAsia="Calibri" w:cs="Arial"/>
          <w:sz w:val="20"/>
          <w:szCs w:val="20"/>
        </w:rPr>
        <w:t>Modifications</w:t>
      </w:r>
      <w:r w:rsidRPr="001B685E" w:rsidR="000B09EB">
        <w:rPr>
          <w:rFonts w:eastAsia="Calibri" w:cs="Arial"/>
          <w:sz w:val="20"/>
          <w:szCs w:val="20"/>
        </w:rPr>
        <w:t xml:space="preserve">; or (ii) </w:t>
      </w:r>
      <w:r w:rsidRPr="00AD7F65" w:rsidR="000C4174">
        <w:rPr>
          <w:sz w:val="20"/>
        </w:rPr>
        <w:t>Other Substances</w:t>
      </w:r>
      <w:r w:rsidRPr="001B685E">
        <w:rPr>
          <w:rFonts w:cs="Arial"/>
          <w:sz w:val="20"/>
          <w:szCs w:val="20"/>
        </w:rPr>
        <w:t>.</w:t>
      </w:r>
    </w:p>
    <w:p w:rsidRPr="001B685E" w:rsidR="000B09EB" w:rsidP="004B2844" w:rsidRDefault="000B09EB" w14:paraId="651B88A1" w14:textId="77777777">
      <w:pPr>
        <w:pStyle w:val="BodyText"/>
        <w:tabs>
          <w:tab w:val="left" w:pos="1440"/>
        </w:tabs>
        <w:spacing w:after="0"/>
        <w:ind w:left="1440"/>
        <w:jc w:val="both"/>
        <w:rPr>
          <w:rFonts w:cs="Arial"/>
          <w:sz w:val="20"/>
          <w:szCs w:val="20"/>
        </w:rPr>
      </w:pPr>
    </w:p>
    <w:p w:rsidRPr="001B685E" w:rsidR="00823A49" w:rsidP="00E97ADB" w:rsidRDefault="00823A49" w14:paraId="08E87949" w14:textId="3FECC8B1">
      <w:pPr>
        <w:pStyle w:val="BodyText"/>
        <w:numPr>
          <w:ilvl w:val="0"/>
          <w:numId w:val="17"/>
        </w:numPr>
        <w:tabs>
          <w:tab w:val="left" w:pos="1440"/>
        </w:tabs>
        <w:spacing w:after="0"/>
        <w:ind w:left="1440" w:hanging="720"/>
        <w:jc w:val="both"/>
        <w:rPr>
          <w:rFonts w:eastAsia="Calibri" w:cs="Arial"/>
          <w:sz w:val="20"/>
          <w:szCs w:val="20"/>
        </w:rPr>
      </w:pPr>
      <w:r w:rsidRPr="001B685E">
        <w:rPr>
          <w:rFonts w:eastAsia="Calibri" w:cs="Arial"/>
          <w:sz w:val="20"/>
          <w:szCs w:val="20"/>
        </w:rPr>
        <w:t>“</w:t>
      </w:r>
      <w:r w:rsidRPr="001B685E">
        <w:rPr>
          <w:rFonts w:eastAsia="Calibri" w:cs="Arial"/>
          <w:b/>
          <w:sz w:val="20"/>
          <w:szCs w:val="20"/>
        </w:rPr>
        <w:t>Modifications</w:t>
      </w:r>
      <w:r w:rsidRPr="001B685E">
        <w:rPr>
          <w:rFonts w:eastAsia="Calibri" w:cs="Arial"/>
          <w:sz w:val="20"/>
          <w:szCs w:val="20"/>
        </w:rPr>
        <w:t xml:space="preserve">” mean substances created by </w:t>
      </w:r>
      <w:r w:rsidR="00E82A1F">
        <w:rPr>
          <w:rFonts w:eastAsia="Calibri" w:cs="Arial"/>
          <w:sz w:val="20"/>
          <w:szCs w:val="20"/>
        </w:rPr>
        <w:t>a Party</w:t>
      </w:r>
      <w:r w:rsidRPr="001B685E">
        <w:rPr>
          <w:rFonts w:eastAsia="Calibri" w:cs="Arial"/>
          <w:sz w:val="20"/>
          <w:szCs w:val="20"/>
        </w:rPr>
        <w:t xml:space="preserve"> which contain/incorporate Materials.</w:t>
      </w:r>
    </w:p>
    <w:p w:rsidRPr="00857124" w:rsidR="00823A49" w:rsidP="00823A49" w:rsidRDefault="00823A49" w14:paraId="598192ED" w14:textId="77777777">
      <w:pPr>
        <w:tabs>
          <w:tab w:val="left" w:pos="0"/>
          <w:tab w:val="left" w:pos="1440"/>
        </w:tabs>
        <w:ind w:left="1440" w:hanging="720"/>
        <w:jc w:val="both"/>
        <w:rPr>
          <w:rFonts w:eastAsia="Calibri" w:cs="Arial"/>
          <w:sz w:val="20"/>
          <w:szCs w:val="20"/>
        </w:rPr>
      </w:pPr>
    </w:p>
    <w:p w:rsidR="00823A49" w:rsidP="00E97ADB" w:rsidRDefault="00823A49" w14:paraId="5AEE6AC8" w14:textId="208967FD">
      <w:pPr>
        <w:pStyle w:val="BodyText"/>
        <w:numPr>
          <w:ilvl w:val="0"/>
          <w:numId w:val="17"/>
        </w:numPr>
        <w:tabs>
          <w:tab w:val="left" w:pos="1440"/>
        </w:tabs>
        <w:spacing w:after="0"/>
        <w:ind w:left="1440" w:hanging="720"/>
        <w:jc w:val="both"/>
        <w:rPr>
          <w:rFonts w:eastAsia="Calibri" w:cs="Arial"/>
          <w:sz w:val="20"/>
          <w:szCs w:val="20"/>
        </w:rPr>
      </w:pPr>
      <w:r w:rsidRPr="00857124">
        <w:rPr>
          <w:rFonts w:eastAsia="Calibri" w:cs="Arial"/>
          <w:sz w:val="20"/>
          <w:szCs w:val="20"/>
        </w:rPr>
        <w:t>“</w:t>
      </w:r>
      <w:r w:rsidRPr="00857124">
        <w:rPr>
          <w:rFonts w:eastAsia="Calibri" w:cs="Arial"/>
          <w:b/>
          <w:sz w:val="20"/>
          <w:szCs w:val="20"/>
        </w:rPr>
        <w:t>Original Materials</w:t>
      </w:r>
      <w:r w:rsidRPr="00857124" w:rsidR="00D91BF3">
        <w:rPr>
          <w:rFonts w:eastAsia="Calibri" w:cs="Arial"/>
          <w:sz w:val="20"/>
          <w:szCs w:val="20"/>
        </w:rPr>
        <w:t>” mean Anonymised</w:t>
      </w:r>
      <w:r w:rsidRPr="00857124">
        <w:rPr>
          <w:rFonts w:eastAsia="Calibri" w:cs="Arial"/>
          <w:sz w:val="20"/>
          <w:szCs w:val="20"/>
        </w:rPr>
        <w:t xml:space="preserve"> clinical samples and/or other biological materials being transferred under this Agreement.</w:t>
      </w:r>
    </w:p>
    <w:p w:rsidR="005F670C" w:rsidP="005F670C" w:rsidRDefault="005F670C" w14:paraId="276055B4" w14:textId="77777777">
      <w:pPr>
        <w:pStyle w:val="ListParagraph"/>
        <w:rPr>
          <w:rFonts w:eastAsia="Calibri" w:cs="Arial"/>
          <w:sz w:val="20"/>
          <w:szCs w:val="20"/>
        </w:rPr>
      </w:pPr>
    </w:p>
    <w:p w:rsidRPr="005F670C" w:rsidR="005F670C" w:rsidP="00E97ADB" w:rsidRDefault="005F670C" w14:paraId="32D26D15" w14:textId="77777777">
      <w:pPr>
        <w:pStyle w:val="BodyText"/>
        <w:numPr>
          <w:ilvl w:val="0"/>
          <w:numId w:val="17"/>
        </w:numPr>
        <w:tabs>
          <w:tab w:val="left" w:pos="1440"/>
        </w:tabs>
        <w:spacing w:after="0"/>
        <w:ind w:left="1440" w:hanging="720"/>
        <w:jc w:val="both"/>
        <w:rPr>
          <w:rFonts w:eastAsia="Calibri" w:cs="Arial"/>
          <w:sz w:val="20"/>
          <w:szCs w:val="20"/>
        </w:rPr>
      </w:pPr>
      <w:r w:rsidRPr="005F670C">
        <w:rPr>
          <w:rFonts w:eastAsia="Calibri" w:cs="Arial"/>
          <w:sz w:val="20"/>
          <w:szCs w:val="20"/>
        </w:rPr>
        <w:t>“</w:t>
      </w:r>
      <w:r w:rsidRPr="005F670C">
        <w:rPr>
          <w:rFonts w:eastAsia="Calibri" w:cs="Arial"/>
          <w:b/>
          <w:bCs/>
          <w:sz w:val="20"/>
          <w:szCs w:val="20"/>
        </w:rPr>
        <w:t>Other Substances</w:t>
      </w:r>
      <w:r w:rsidRPr="005F670C">
        <w:rPr>
          <w:rFonts w:eastAsia="Calibri" w:cs="Arial"/>
          <w:sz w:val="20"/>
          <w:szCs w:val="20"/>
        </w:rPr>
        <w:t>” mean those substances created by the Recipient through the use of Materials but which do not contain/incorporate Materials.</w:t>
      </w:r>
    </w:p>
    <w:p w:rsidR="003E4C11" w:rsidP="00CE2901" w:rsidRDefault="003E4C11" w14:paraId="583065B1" w14:textId="77777777">
      <w:pPr>
        <w:pStyle w:val="ListParagraph"/>
        <w:rPr>
          <w:rFonts w:eastAsia="Calibri" w:cs="Arial"/>
          <w:sz w:val="20"/>
          <w:szCs w:val="20"/>
        </w:rPr>
      </w:pPr>
    </w:p>
    <w:p w:rsidRPr="00857124" w:rsidR="00100205" w:rsidP="00E97ADB" w:rsidRDefault="00100205" w14:paraId="49A101FC" w14:textId="4E53E1D7">
      <w:pPr>
        <w:pStyle w:val="BodyText"/>
        <w:numPr>
          <w:ilvl w:val="0"/>
          <w:numId w:val="17"/>
        </w:numPr>
        <w:tabs>
          <w:tab w:val="left" w:pos="1440"/>
        </w:tabs>
        <w:spacing w:after="0"/>
        <w:ind w:left="1440" w:hanging="720"/>
        <w:jc w:val="both"/>
        <w:rPr>
          <w:rFonts w:cs="Arial"/>
          <w:bCs/>
          <w:sz w:val="20"/>
          <w:szCs w:val="20"/>
        </w:rPr>
      </w:pPr>
      <w:r w:rsidRPr="00857124">
        <w:rPr>
          <w:rFonts w:cs="Arial"/>
          <w:sz w:val="20"/>
          <w:szCs w:val="20"/>
        </w:rPr>
        <w:t>“</w:t>
      </w:r>
      <w:r w:rsidRPr="00857124">
        <w:rPr>
          <w:rFonts w:cs="Arial"/>
          <w:b/>
          <w:sz w:val="20"/>
          <w:szCs w:val="20"/>
        </w:rPr>
        <w:t>Personal Data</w:t>
      </w:r>
      <w:r w:rsidRPr="00857124">
        <w:rPr>
          <w:rFonts w:cs="Arial"/>
          <w:sz w:val="20"/>
          <w:szCs w:val="20"/>
        </w:rPr>
        <w:t xml:space="preserve">” means data, whether true or not, about an individual who can be identified from that data or from that data and other information to which the </w:t>
      </w:r>
      <w:r w:rsidRPr="00857124" w:rsidR="00823A49">
        <w:rPr>
          <w:rFonts w:cs="Arial"/>
          <w:sz w:val="20"/>
          <w:szCs w:val="20"/>
        </w:rPr>
        <w:t xml:space="preserve">relevant </w:t>
      </w:r>
      <w:r w:rsidRPr="00857124">
        <w:rPr>
          <w:rFonts w:cs="Arial"/>
          <w:sz w:val="20"/>
          <w:szCs w:val="20"/>
        </w:rPr>
        <w:t>organisation has or is likely to have access.</w:t>
      </w:r>
      <w:r w:rsidRPr="00857124">
        <w:rPr>
          <w:rFonts w:cs="Arial"/>
          <w:bCs/>
          <w:sz w:val="20"/>
          <w:szCs w:val="20"/>
        </w:rPr>
        <w:t xml:space="preserve"> </w:t>
      </w:r>
      <w:r w:rsidRPr="00857124" w:rsidR="006A4C17">
        <w:rPr>
          <w:rFonts w:cs="Arial"/>
          <w:w w:val="0"/>
          <w:sz w:val="20"/>
          <w:szCs w:val="20"/>
        </w:rPr>
        <w:t xml:space="preserve">For the avoidance of doubt, Personal Data does not include </w:t>
      </w:r>
      <w:r w:rsidRPr="00857124" w:rsidR="0039385D">
        <w:rPr>
          <w:rFonts w:cs="Arial"/>
          <w:w w:val="0"/>
          <w:sz w:val="20"/>
          <w:szCs w:val="20"/>
        </w:rPr>
        <w:t>Business Contact Information</w:t>
      </w:r>
      <w:r w:rsidRPr="00857124" w:rsidR="006A4C17">
        <w:rPr>
          <w:rFonts w:cs="Arial"/>
          <w:w w:val="0"/>
          <w:sz w:val="20"/>
          <w:szCs w:val="20"/>
        </w:rPr>
        <w:t>.</w:t>
      </w:r>
    </w:p>
    <w:p w:rsidRPr="00857124" w:rsidR="00100205" w:rsidP="00FE1A98" w:rsidRDefault="00100205" w14:paraId="40D5EFD2" w14:textId="77777777">
      <w:pPr>
        <w:pStyle w:val="BodyText"/>
        <w:tabs>
          <w:tab w:val="left" w:pos="1440"/>
        </w:tabs>
        <w:spacing w:after="0"/>
        <w:ind w:left="1440"/>
        <w:jc w:val="both"/>
        <w:rPr>
          <w:rFonts w:cs="Arial"/>
          <w:bCs/>
          <w:sz w:val="20"/>
          <w:szCs w:val="20"/>
        </w:rPr>
      </w:pPr>
    </w:p>
    <w:p w:rsidRPr="00857124" w:rsidR="00823A49" w:rsidP="00E97ADB" w:rsidRDefault="00823A49" w14:paraId="74B45CA2" w14:textId="024ABFD2">
      <w:pPr>
        <w:pStyle w:val="BodyText"/>
        <w:numPr>
          <w:ilvl w:val="0"/>
          <w:numId w:val="17"/>
        </w:numPr>
        <w:tabs>
          <w:tab w:val="left" w:pos="1440"/>
        </w:tabs>
        <w:spacing w:after="0"/>
        <w:ind w:left="1440" w:hanging="720"/>
        <w:jc w:val="both"/>
        <w:rPr>
          <w:rFonts w:eastAsia="Calibri" w:cs="Arial"/>
          <w:sz w:val="20"/>
          <w:szCs w:val="20"/>
        </w:rPr>
      </w:pPr>
      <w:r w:rsidRPr="00857124">
        <w:rPr>
          <w:rFonts w:eastAsia="Calibri" w:cs="Arial"/>
          <w:sz w:val="20"/>
          <w:szCs w:val="20"/>
        </w:rPr>
        <w:t>“</w:t>
      </w:r>
      <w:r w:rsidRPr="00857124">
        <w:rPr>
          <w:rFonts w:eastAsia="Calibri" w:cs="Arial"/>
          <w:b/>
          <w:sz w:val="20"/>
          <w:szCs w:val="20"/>
        </w:rPr>
        <w:t>Progeny</w:t>
      </w:r>
      <w:r w:rsidRPr="00857124">
        <w:rPr>
          <w:rFonts w:eastAsia="Calibri" w:cs="Arial"/>
          <w:sz w:val="20"/>
          <w:szCs w:val="20"/>
        </w:rPr>
        <w:t>” mean</w:t>
      </w:r>
      <w:r w:rsidRPr="00857124" w:rsidR="006B1D0B">
        <w:rPr>
          <w:rFonts w:eastAsia="Calibri" w:cs="Arial"/>
          <w:sz w:val="20"/>
          <w:szCs w:val="20"/>
        </w:rPr>
        <w:t>s</w:t>
      </w:r>
      <w:r w:rsidRPr="00857124">
        <w:rPr>
          <w:rFonts w:eastAsia="Calibri" w:cs="Arial"/>
          <w:sz w:val="20"/>
          <w:szCs w:val="20"/>
        </w:rPr>
        <w:t xml:space="preserve"> unmodified descendant(s) from </w:t>
      </w:r>
      <w:r w:rsidR="005F670C">
        <w:rPr>
          <w:rFonts w:eastAsia="Calibri" w:cs="Arial"/>
          <w:sz w:val="20"/>
          <w:szCs w:val="20"/>
        </w:rPr>
        <w:t xml:space="preserve">Original </w:t>
      </w:r>
      <w:r w:rsidRPr="00857124">
        <w:rPr>
          <w:rFonts w:eastAsia="Calibri" w:cs="Arial"/>
          <w:sz w:val="20"/>
          <w:szCs w:val="20"/>
        </w:rPr>
        <w:t>Materials, such as virus from virus, cell from cell, or organism from organism.</w:t>
      </w:r>
    </w:p>
    <w:p w:rsidRPr="00857124" w:rsidR="00823A49" w:rsidP="00B53E3A" w:rsidRDefault="00823A49" w14:paraId="6DE56F3E" w14:textId="77777777">
      <w:pPr>
        <w:pStyle w:val="BodyText"/>
        <w:tabs>
          <w:tab w:val="left" w:pos="1440"/>
        </w:tabs>
        <w:spacing w:after="0"/>
        <w:ind w:left="1440"/>
        <w:jc w:val="both"/>
        <w:rPr>
          <w:rFonts w:cs="Arial"/>
          <w:sz w:val="20"/>
          <w:szCs w:val="20"/>
        </w:rPr>
      </w:pPr>
      <w:r w:rsidRPr="00857124">
        <w:rPr>
          <w:rFonts w:cs="Arial"/>
          <w:bCs/>
          <w:sz w:val="20"/>
          <w:szCs w:val="20"/>
        </w:rPr>
        <w:t xml:space="preserve"> </w:t>
      </w:r>
    </w:p>
    <w:p w:rsidRPr="00857124" w:rsidR="00DC02E5" w:rsidP="00E97ADB" w:rsidRDefault="00DC02E5" w14:paraId="211911AB" w14:textId="6ECB6BBF">
      <w:pPr>
        <w:pStyle w:val="BodyText"/>
        <w:numPr>
          <w:ilvl w:val="0"/>
          <w:numId w:val="17"/>
        </w:numPr>
        <w:tabs>
          <w:tab w:val="left" w:pos="1440"/>
        </w:tabs>
        <w:spacing w:after="0"/>
        <w:ind w:left="1440" w:hanging="720"/>
        <w:jc w:val="both"/>
        <w:rPr>
          <w:rFonts w:cs="Arial"/>
          <w:sz w:val="20"/>
          <w:szCs w:val="20"/>
        </w:rPr>
      </w:pPr>
      <w:r w:rsidRPr="00857124">
        <w:rPr>
          <w:rFonts w:cs="Arial"/>
          <w:bCs/>
          <w:sz w:val="20"/>
          <w:szCs w:val="20"/>
        </w:rPr>
        <w:t>“</w:t>
      </w:r>
      <w:r w:rsidRPr="00857124">
        <w:rPr>
          <w:rFonts w:cs="Arial"/>
          <w:b/>
          <w:bCs/>
          <w:sz w:val="20"/>
          <w:szCs w:val="20"/>
        </w:rPr>
        <w:t>Project AI</w:t>
      </w:r>
      <w:r w:rsidRPr="00857124">
        <w:rPr>
          <w:rFonts w:cs="Arial"/>
          <w:bCs/>
          <w:sz w:val="20"/>
          <w:szCs w:val="20"/>
        </w:rPr>
        <w:t xml:space="preserve">” means Artificial Intelligence that </w:t>
      </w:r>
      <w:r w:rsidRPr="00857124" w:rsidR="008A7024">
        <w:rPr>
          <w:rFonts w:cs="Arial"/>
          <w:bCs/>
          <w:sz w:val="20"/>
          <w:szCs w:val="20"/>
        </w:rPr>
        <w:t>may</w:t>
      </w:r>
      <w:r w:rsidRPr="00857124">
        <w:rPr>
          <w:rFonts w:cs="Arial"/>
          <w:bCs/>
          <w:sz w:val="20"/>
          <w:szCs w:val="20"/>
        </w:rPr>
        <w:t xml:space="preserve"> be created, developed, modified, improved upon and/or tested in the course of the Project, including the algorithms and models that form part of or are deployed by Artificial Intelligence.</w:t>
      </w:r>
    </w:p>
    <w:p w:rsidRPr="00857124" w:rsidR="00DC02E5" w:rsidP="00DF5F44" w:rsidRDefault="00DC02E5" w14:paraId="59C7A17D" w14:textId="77777777">
      <w:pPr>
        <w:pStyle w:val="ListParagraph"/>
        <w:rPr>
          <w:rFonts w:cs="Arial"/>
          <w:bCs/>
          <w:sz w:val="20"/>
          <w:szCs w:val="20"/>
        </w:rPr>
      </w:pPr>
    </w:p>
    <w:p w:rsidRPr="00857124" w:rsidR="00DC02E5" w:rsidP="00E97ADB" w:rsidRDefault="00DC02E5" w14:paraId="209A2294" w14:textId="6EDFDD60">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Project AI Output</w:t>
      </w:r>
      <w:r w:rsidRPr="00857124">
        <w:rPr>
          <w:rFonts w:cs="Arial"/>
          <w:sz w:val="20"/>
          <w:szCs w:val="20"/>
        </w:rPr>
        <w:t xml:space="preserve">” means output generated by Project AI or output generated in the course of Parties using (including testing) Project AI. </w:t>
      </w:r>
    </w:p>
    <w:p w:rsidRPr="00857124" w:rsidR="00DC02E5" w:rsidP="00DF5F44" w:rsidRDefault="00DC02E5" w14:paraId="6993A52C" w14:textId="77777777">
      <w:pPr>
        <w:pStyle w:val="ListParagraph"/>
        <w:rPr>
          <w:rFonts w:cs="Arial"/>
          <w:bCs/>
          <w:sz w:val="20"/>
          <w:szCs w:val="20"/>
        </w:rPr>
      </w:pPr>
    </w:p>
    <w:p w:rsidRPr="00857124" w:rsidR="00ED006F" w:rsidP="00E97ADB" w:rsidRDefault="00ED006F" w14:paraId="6A5E2BDF" w14:textId="507FBB85">
      <w:pPr>
        <w:pStyle w:val="BodyText"/>
        <w:numPr>
          <w:ilvl w:val="0"/>
          <w:numId w:val="17"/>
        </w:numPr>
        <w:tabs>
          <w:tab w:val="left" w:pos="1440"/>
        </w:tabs>
        <w:spacing w:after="0"/>
        <w:ind w:left="1440" w:hanging="720"/>
        <w:jc w:val="both"/>
        <w:rPr>
          <w:rFonts w:cs="Arial"/>
          <w:sz w:val="20"/>
          <w:szCs w:val="20"/>
        </w:rPr>
      </w:pPr>
      <w:r w:rsidRPr="00857124">
        <w:rPr>
          <w:rFonts w:cs="Arial"/>
          <w:bCs/>
          <w:sz w:val="20"/>
          <w:szCs w:val="20"/>
        </w:rPr>
        <w:t>"</w:t>
      </w:r>
      <w:r w:rsidR="00552A18">
        <w:rPr>
          <w:rFonts w:cs="Arial"/>
          <w:b/>
          <w:bCs/>
          <w:sz w:val="20"/>
          <w:szCs w:val="20"/>
        </w:rPr>
        <w:t>Work Plan</w:t>
      </w:r>
      <w:r w:rsidRPr="00857124">
        <w:rPr>
          <w:rFonts w:cs="Arial"/>
          <w:bCs/>
          <w:sz w:val="20"/>
          <w:szCs w:val="20"/>
        </w:rPr>
        <w:t xml:space="preserve">" </w:t>
      </w:r>
      <w:r w:rsidRPr="00857124">
        <w:rPr>
          <w:rFonts w:cs="Arial"/>
          <w:sz w:val="20"/>
          <w:szCs w:val="20"/>
        </w:rPr>
        <w:t xml:space="preserve">means the statement of work set out in </w:t>
      </w:r>
      <w:r w:rsidRPr="00857124">
        <w:rPr>
          <w:rFonts w:cs="Arial"/>
          <w:b/>
          <w:sz w:val="20"/>
          <w:szCs w:val="20"/>
        </w:rPr>
        <w:t>Schedule 1</w:t>
      </w:r>
      <w:r w:rsidRPr="00857124">
        <w:rPr>
          <w:rFonts w:cs="Arial"/>
          <w:sz w:val="20"/>
          <w:szCs w:val="20"/>
        </w:rPr>
        <w:t>.</w:t>
      </w:r>
    </w:p>
    <w:p w:rsidRPr="00857124" w:rsidR="00ED006F" w:rsidP="00FE1A98" w:rsidRDefault="00ED006F" w14:paraId="39C5E906" w14:textId="77777777">
      <w:pPr>
        <w:pStyle w:val="BodyText"/>
        <w:tabs>
          <w:tab w:val="left" w:pos="1440"/>
        </w:tabs>
        <w:spacing w:after="0"/>
        <w:ind w:left="1440"/>
        <w:jc w:val="both"/>
        <w:rPr>
          <w:rFonts w:cs="Arial"/>
          <w:sz w:val="20"/>
          <w:szCs w:val="20"/>
        </w:rPr>
      </w:pPr>
    </w:p>
    <w:p w:rsidRPr="00857124" w:rsidR="00465547" w:rsidP="00E97ADB" w:rsidRDefault="00465547" w14:paraId="50DEF6C2" w14:textId="1B30BFBF">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Provider</w:t>
      </w:r>
      <w:r w:rsidRPr="00857124">
        <w:rPr>
          <w:rFonts w:cs="Arial"/>
          <w:sz w:val="20"/>
          <w:szCs w:val="20"/>
        </w:rPr>
        <w:t>” means a Party that discloses Confidential Information and/or provides Original Materials under this Agreement.</w:t>
      </w:r>
    </w:p>
    <w:p w:rsidRPr="00857124" w:rsidR="00465547" w:rsidP="00465547" w:rsidRDefault="00465547" w14:paraId="55D824CE" w14:textId="77777777">
      <w:pPr>
        <w:pStyle w:val="ListParagraph"/>
        <w:rPr>
          <w:rFonts w:cs="Arial"/>
          <w:sz w:val="20"/>
          <w:szCs w:val="20"/>
        </w:rPr>
      </w:pPr>
    </w:p>
    <w:p w:rsidRPr="00857124" w:rsidR="00465547" w:rsidP="00E97ADB" w:rsidRDefault="00465547" w14:paraId="32C235F9" w14:textId="3A780540">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Recipient</w:t>
      </w:r>
      <w:r w:rsidRPr="00857124">
        <w:rPr>
          <w:rFonts w:cs="Arial"/>
          <w:sz w:val="20"/>
          <w:szCs w:val="20"/>
        </w:rPr>
        <w:t>” means a Party that receives Confidential Information</w:t>
      </w:r>
      <w:r w:rsidR="00220297">
        <w:rPr>
          <w:rFonts w:cs="Arial"/>
          <w:sz w:val="20"/>
          <w:szCs w:val="20"/>
        </w:rPr>
        <w:t xml:space="preserve"> and/or</w:t>
      </w:r>
      <w:r w:rsidRPr="00857124" w:rsidR="00220297">
        <w:rPr>
          <w:rFonts w:cs="Arial"/>
          <w:sz w:val="20"/>
          <w:szCs w:val="20"/>
        </w:rPr>
        <w:t xml:space="preserve"> </w:t>
      </w:r>
      <w:r w:rsidRPr="00857124">
        <w:rPr>
          <w:rFonts w:cs="Arial"/>
          <w:sz w:val="20"/>
          <w:szCs w:val="20"/>
        </w:rPr>
        <w:t>Original Materials</w:t>
      </w:r>
      <w:r w:rsidRPr="00857124" w:rsidR="00843C1F">
        <w:rPr>
          <w:rFonts w:cs="Arial"/>
          <w:sz w:val="20"/>
          <w:szCs w:val="20"/>
        </w:rPr>
        <w:t xml:space="preserve"> under this Agreement</w:t>
      </w:r>
      <w:r w:rsidRPr="00857124">
        <w:rPr>
          <w:rFonts w:cs="Arial"/>
          <w:sz w:val="20"/>
          <w:szCs w:val="20"/>
        </w:rPr>
        <w:t>.</w:t>
      </w:r>
    </w:p>
    <w:p w:rsidR="004B2844" w:rsidP="00461DCA" w:rsidRDefault="00465547" w14:paraId="3531E4CC" w14:textId="578CC44F">
      <w:pPr>
        <w:pStyle w:val="BodyText"/>
        <w:tabs>
          <w:tab w:val="left" w:pos="1440"/>
        </w:tabs>
        <w:spacing w:after="0"/>
        <w:ind w:left="1440"/>
        <w:jc w:val="both"/>
        <w:rPr>
          <w:rFonts w:cs="Arial"/>
          <w:sz w:val="20"/>
          <w:szCs w:val="20"/>
        </w:rPr>
      </w:pPr>
      <w:r w:rsidRPr="00857124">
        <w:rPr>
          <w:rFonts w:cs="Arial"/>
          <w:sz w:val="20"/>
          <w:szCs w:val="20"/>
        </w:rPr>
        <w:t xml:space="preserve"> </w:t>
      </w:r>
    </w:p>
    <w:p w:rsidRPr="00857124" w:rsidR="00823A49" w:rsidP="00E97ADB" w:rsidRDefault="00823A49" w14:paraId="1280EB3C" w14:textId="5225271B">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Subject Data</w:t>
      </w:r>
      <w:r w:rsidRPr="00857124">
        <w:rPr>
          <w:rFonts w:cs="Arial"/>
          <w:sz w:val="20"/>
          <w:szCs w:val="20"/>
        </w:rPr>
        <w:t xml:space="preserve">” means </w:t>
      </w:r>
      <w:r w:rsidRPr="00857124" w:rsidR="00744FCB">
        <w:rPr>
          <w:rFonts w:cs="Arial"/>
          <w:sz w:val="20"/>
          <w:szCs w:val="20"/>
        </w:rPr>
        <w:t>Personal</w:t>
      </w:r>
      <w:r w:rsidRPr="00857124">
        <w:rPr>
          <w:rFonts w:cs="Arial"/>
          <w:sz w:val="20"/>
          <w:szCs w:val="20"/>
        </w:rPr>
        <w:t xml:space="preserve"> Data</w:t>
      </w:r>
      <w:r w:rsidRPr="00857124" w:rsidR="00744FCB">
        <w:rPr>
          <w:rFonts w:cs="Arial"/>
          <w:sz w:val="20"/>
          <w:szCs w:val="20"/>
        </w:rPr>
        <w:t xml:space="preserve"> </w:t>
      </w:r>
      <w:r w:rsidRPr="00857124">
        <w:rPr>
          <w:rFonts w:cs="Arial"/>
          <w:sz w:val="20"/>
          <w:szCs w:val="20"/>
        </w:rPr>
        <w:t xml:space="preserve">pertaining to any </w:t>
      </w:r>
      <w:r w:rsidRPr="00857124" w:rsidR="000475A8">
        <w:rPr>
          <w:rFonts w:cs="Arial"/>
          <w:sz w:val="20"/>
          <w:szCs w:val="20"/>
        </w:rPr>
        <w:t>individual</w:t>
      </w:r>
      <w:r w:rsidRPr="00857124" w:rsidR="00744FCB">
        <w:rPr>
          <w:rFonts w:cs="Arial"/>
          <w:sz w:val="20"/>
          <w:szCs w:val="20"/>
        </w:rPr>
        <w:t xml:space="preserve">, which has been Anonymised by the </w:t>
      </w:r>
      <w:r w:rsidRPr="00857124" w:rsidR="000B09EB">
        <w:rPr>
          <w:rFonts w:cs="Arial"/>
          <w:sz w:val="20"/>
          <w:szCs w:val="20"/>
        </w:rPr>
        <w:t>Provider</w:t>
      </w:r>
      <w:r w:rsidRPr="00857124" w:rsidR="008A7024">
        <w:rPr>
          <w:rFonts w:cs="Arial"/>
          <w:sz w:val="20"/>
          <w:szCs w:val="20"/>
        </w:rPr>
        <w:t xml:space="preserve"> or a third party acting on the </w:t>
      </w:r>
      <w:r w:rsidRPr="00857124" w:rsidR="000B09EB">
        <w:rPr>
          <w:rFonts w:cs="Arial"/>
          <w:sz w:val="20"/>
          <w:szCs w:val="20"/>
        </w:rPr>
        <w:t>Provider</w:t>
      </w:r>
      <w:r w:rsidRPr="00857124" w:rsidR="008A7024">
        <w:rPr>
          <w:rFonts w:cs="Arial"/>
          <w:sz w:val="20"/>
          <w:szCs w:val="20"/>
        </w:rPr>
        <w:t>’s behalf</w:t>
      </w:r>
      <w:r w:rsidRPr="00857124">
        <w:rPr>
          <w:rFonts w:cs="Arial"/>
          <w:sz w:val="20"/>
          <w:szCs w:val="20"/>
        </w:rPr>
        <w:t>.</w:t>
      </w:r>
    </w:p>
    <w:p w:rsidRPr="00857124" w:rsidR="00823A49" w:rsidP="00B53E3A" w:rsidRDefault="00823A49" w14:paraId="76CD2314" w14:textId="77777777">
      <w:pPr>
        <w:pStyle w:val="ListParagraph"/>
        <w:rPr>
          <w:rFonts w:cs="Arial"/>
          <w:bCs/>
          <w:sz w:val="20"/>
          <w:szCs w:val="20"/>
        </w:rPr>
      </w:pPr>
    </w:p>
    <w:p w:rsidRPr="00857124" w:rsidR="00ED006F" w:rsidP="00E97ADB" w:rsidRDefault="00ED006F" w14:paraId="78894AF1" w14:textId="65F9CF03">
      <w:pPr>
        <w:pStyle w:val="BodyText"/>
        <w:numPr>
          <w:ilvl w:val="0"/>
          <w:numId w:val="17"/>
        </w:numPr>
        <w:tabs>
          <w:tab w:val="left" w:pos="1440"/>
        </w:tabs>
        <w:spacing w:after="0"/>
        <w:ind w:left="1440" w:hanging="720"/>
        <w:jc w:val="both"/>
        <w:rPr>
          <w:rFonts w:cs="Arial"/>
          <w:sz w:val="20"/>
          <w:szCs w:val="20"/>
        </w:rPr>
      </w:pPr>
      <w:r w:rsidRPr="00857124">
        <w:rPr>
          <w:rFonts w:cs="Arial"/>
          <w:bCs/>
          <w:sz w:val="20"/>
          <w:szCs w:val="20"/>
        </w:rPr>
        <w:t>"</w:t>
      </w:r>
      <w:r w:rsidRPr="00857124">
        <w:rPr>
          <w:rFonts w:cs="Arial"/>
          <w:b/>
          <w:bCs/>
          <w:sz w:val="20"/>
          <w:szCs w:val="20"/>
        </w:rPr>
        <w:t>Term</w:t>
      </w:r>
      <w:r w:rsidRPr="00857124">
        <w:rPr>
          <w:rFonts w:cs="Arial"/>
          <w:bCs/>
          <w:sz w:val="20"/>
          <w:szCs w:val="20"/>
        </w:rPr>
        <w:t xml:space="preserve">" </w:t>
      </w:r>
      <w:r w:rsidRPr="00857124">
        <w:rPr>
          <w:rFonts w:cs="Arial"/>
          <w:sz w:val="20"/>
          <w:szCs w:val="20"/>
        </w:rPr>
        <w:t xml:space="preserve">means the period referred to in Clause 4. </w:t>
      </w:r>
    </w:p>
    <w:p w:rsidRPr="00857124" w:rsidR="00CF27CA" w:rsidP="00FE1A98" w:rsidRDefault="00CF27CA" w14:paraId="460CEF7E" w14:textId="77777777">
      <w:pPr>
        <w:pStyle w:val="BodyText"/>
        <w:tabs>
          <w:tab w:val="left" w:pos="1440"/>
        </w:tabs>
        <w:spacing w:after="0"/>
        <w:ind w:left="1440"/>
        <w:jc w:val="both"/>
        <w:rPr>
          <w:rFonts w:cs="Arial"/>
          <w:sz w:val="20"/>
          <w:szCs w:val="20"/>
        </w:rPr>
      </w:pPr>
    </w:p>
    <w:p w:rsidRPr="00857124" w:rsidR="00CF27CA" w:rsidP="00E97ADB" w:rsidRDefault="00CF27CA" w14:paraId="794C9CFF" w14:textId="007DEF52">
      <w:pPr>
        <w:pStyle w:val="BodyText"/>
        <w:numPr>
          <w:ilvl w:val="0"/>
          <w:numId w:val="17"/>
        </w:numPr>
        <w:tabs>
          <w:tab w:val="left" w:pos="1440"/>
        </w:tabs>
        <w:spacing w:after="0"/>
        <w:ind w:left="1440" w:hanging="720"/>
        <w:jc w:val="both"/>
        <w:rPr>
          <w:rFonts w:cs="Arial"/>
          <w:sz w:val="20"/>
          <w:szCs w:val="20"/>
        </w:rPr>
      </w:pPr>
      <w:r w:rsidRPr="00857124">
        <w:rPr>
          <w:rFonts w:cs="Arial"/>
          <w:sz w:val="20"/>
          <w:szCs w:val="20"/>
        </w:rPr>
        <w:t>“</w:t>
      </w:r>
      <w:r w:rsidRPr="00857124">
        <w:rPr>
          <w:rFonts w:cs="Arial"/>
          <w:b/>
          <w:sz w:val="20"/>
          <w:szCs w:val="20"/>
        </w:rPr>
        <w:t>Trade Secret</w:t>
      </w:r>
      <w:r w:rsidRPr="00857124">
        <w:rPr>
          <w:rFonts w:cs="Arial"/>
          <w:sz w:val="20"/>
          <w:szCs w:val="20"/>
        </w:rPr>
        <w:t>” mean</w:t>
      </w:r>
      <w:r w:rsidRPr="00857124" w:rsidR="006B1D0B">
        <w:rPr>
          <w:rFonts w:cs="Arial"/>
          <w:sz w:val="20"/>
          <w:szCs w:val="20"/>
        </w:rPr>
        <w:t>s</w:t>
      </w:r>
      <w:r w:rsidRPr="00857124">
        <w:rPr>
          <w:rFonts w:cs="Arial"/>
          <w:sz w:val="20"/>
          <w:szCs w:val="20"/>
        </w:rPr>
        <w:t xml:space="preserve"> information </w:t>
      </w:r>
      <w:r w:rsidRPr="00857124" w:rsidR="00C10217">
        <w:rPr>
          <w:rFonts w:cs="Arial"/>
          <w:sz w:val="20"/>
          <w:szCs w:val="20"/>
        </w:rPr>
        <w:t xml:space="preserve">unique to the </w:t>
      </w:r>
      <w:r w:rsidRPr="00857124" w:rsidR="000B09EB">
        <w:rPr>
          <w:rFonts w:cs="Arial"/>
          <w:sz w:val="20"/>
          <w:szCs w:val="20"/>
        </w:rPr>
        <w:t>Provider</w:t>
      </w:r>
      <w:r w:rsidRPr="00857124" w:rsidR="00C10217">
        <w:rPr>
          <w:rFonts w:cs="Arial"/>
          <w:sz w:val="20"/>
          <w:szCs w:val="20"/>
        </w:rPr>
        <w:t xml:space="preserve"> or any of its Affiliates which </w:t>
      </w:r>
      <w:r w:rsidRPr="00857124" w:rsidR="00AB3F26">
        <w:rPr>
          <w:rFonts w:cs="Arial"/>
          <w:sz w:val="20"/>
          <w:szCs w:val="20"/>
        </w:rPr>
        <w:t xml:space="preserve">(i) derives economic value, actual or potential, from </w:t>
      </w:r>
      <w:r w:rsidRPr="00857124" w:rsidR="00C10217">
        <w:rPr>
          <w:rFonts w:cs="Arial"/>
          <w:sz w:val="20"/>
          <w:szCs w:val="20"/>
        </w:rPr>
        <w:t>not being generally known to, and not being generally readily ascertainable by proper means by other persons who can obtain economic value from its disclosure or use</w:t>
      </w:r>
      <w:r w:rsidRPr="00857124" w:rsidR="00AB3F26">
        <w:rPr>
          <w:rFonts w:cs="Arial"/>
          <w:sz w:val="20"/>
          <w:szCs w:val="20"/>
        </w:rPr>
        <w:t xml:space="preserve">; and (ii) </w:t>
      </w:r>
      <w:r w:rsidRPr="00857124" w:rsidR="00C10217">
        <w:rPr>
          <w:rFonts w:cs="Arial"/>
          <w:sz w:val="20"/>
          <w:szCs w:val="20"/>
        </w:rPr>
        <w:t xml:space="preserve">is the subject of reasonable efforts by the </w:t>
      </w:r>
      <w:r w:rsidRPr="00857124" w:rsidR="000B09EB">
        <w:rPr>
          <w:rFonts w:cs="Arial"/>
          <w:sz w:val="20"/>
          <w:szCs w:val="20"/>
        </w:rPr>
        <w:t>Provider</w:t>
      </w:r>
      <w:r w:rsidRPr="00857124" w:rsidR="00AB3F26">
        <w:rPr>
          <w:rFonts w:cs="Arial"/>
          <w:sz w:val="20"/>
          <w:szCs w:val="20"/>
        </w:rPr>
        <w:t> </w:t>
      </w:r>
      <w:r w:rsidRPr="00857124" w:rsidR="002C354C">
        <w:rPr>
          <w:rFonts w:cs="Arial"/>
          <w:sz w:val="20"/>
          <w:szCs w:val="20"/>
        </w:rPr>
        <w:t xml:space="preserve">and/or its Affiliates </w:t>
      </w:r>
      <w:hyperlink w:tgtFrame="_blank" w:history="1" r:id="rId15">
        <w:r w:rsidRPr="00857124" w:rsidR="00AB3F26">
          <w:rPr>
            <w:rFonts w:cs="Arial"/>
            <w:sz w:val="20"/>
            <w:szCs w:val="20"/>
          </w:rPr>
          <w:t>to maintain</w:t>
        </w:r>
      </w:hyperlink>
      <w:r w:rsidRPr="00857124" w:rsidR="00AB3F26">
        <w:rPr>
          <w:rFonts w:cs="Arial"/>
          <w:sz w:val="20"/>
          <w:szCs w:val="20"/>
        </w:rPr>
        <w:t> its </w:t>
      </w:r>
      <w:hyperlink w:tgtFrame="_blank" w:history="1" r:id="rId16">
        <w:r w:rsidRPr="00857124" w:rsidR="00AB3F26">
          <w:rPr>
            <w:rFonts w:cs="Arial"/>
            <w:sz w:val="20"/>
            <w:szCs w:val="20"/>
          </w:rPr>
          <w:t>secrecy</w:t>
        </w:r>
      </w:hyperlink>
      <w:r w:rsidRPr="00857124" w:rsidR="00AB3F26">
        <w:rPr>
          <w:rFonts w:cs="Arial"/>
          <w:sz w:val="20"/>
          <w:szCs w:val="20"/>
        </w:rPr>
        <w:t xml:space="preserve">. This Clause is intended to provide rights to the </w:t>
      </w:r>
      <w:r w:rsidRPr="00857124" w:rsidR="00465547">
        <w:rPr>
          <w:rFonts w:cs="Arial"/>
          <w:sz w:val="20"/>
          <w:szCs w:val="20"/>
        </w:rPr>
        <w:t>Provider</w:t>
      </w:r>
      <w:r w:rsidRPr="00857124" w:rsidR="002A7EC9">
        <w:rPr>
          <w:rFonts w:cs="Arial"/>
          <w:sz w:val="20"/>
          <w:szCs w:val="20"/>
        </w:rPr>
        <w:t xml:space="preserve"> and</w:t>
      </w:r>
      <w:r w:rsidR="00F57D6E">
        <w:rPr>
          <w:rFonts w:cs="Arial"/>
          <w:sz w:val="20"/>
          <w:szCs w:val="20"/>
        </w:rPr>
        <w:t>/or</w:t>
      </w:r>
      <w:r w:rsidRPr="00857124" w:rsidR="002A7EC9">
        <w:rPr>
          <w:rFonts w:cs="Arial"/>
          <w:sz w:val="20"/>
          <w:szCs w:val="20"/>
        </w:rPr>
        <w:t xml:space="preserve"> its Affiliates</w:t>
      </w:r>
      <w:r w:rsidRPr="00857124" w:rsidR="00AB3F26">
        <w:rPr>
          <w:rFonts w:cs="Arial"/>
          <w:sz w:val="20"/>
          <w:szCs w:val="20"/>
        </w:rPr>
        <w:t xml:space="preserve"> that are in addition to, and not in lieu of, those rights the </w:t>
      </w:r>
      <w:r w:rsidRPr="00857124" w:rsidR="00465547">
        <w:rPr>
          <w:rFonts w:cs="Arial"/>
          <w:sz w:val="20"/>
          <w:szCs w:val="20"/>
        </w:rPr>
        <w:t>Provider</w:t>
      </w:r>
      <w:r w:rsidRPr="00857124" w:rsidR="008A7024">
        <w:rPr>
          <w:rFonts w:cs="Arial"/>
          <w:sz w:val="20"/>
          <w:szCs w:val="20"/>
        </w:rPr>
        <w:t xml:space="preserve"> </w:t>
      </w:r>
      <w:r w:rsidRPr="00857124" w:rsidR="002A7EC9">
        <w:rPr>
          <w:rFonts w:cs="Arial"/>
          <w:sz w:val="20"/>
          <w:szCs w:val="20"/>
        </w:rPr>
        <w:t>and</w:t>
      </w:r>
      <w:r w:rsidR="00220297">
        <w:rPr>
          <w:rFonts w:cs="Arial"/>
          <w:sz w:val="20"/>
          <w:szCs w:val="20"/>
        </w:rPr>
        <w:t>/or</w:t>
      </w:r>
      <w:r w:rsidRPr="00857124" w:rsidR="002A7EC9">
        <w:rPr>
          <w:rFonts w:cs="Arial"/>
          <w:sz w:val="20"/>
          <w:szCs w:val="20"/>
        </w:rPr>
        <w:t xml:space="preserve"> its Affiliates</w:t>
      </w:r>
      <w:r w:rsidRPr="00857124" w:rsidR="00AB3F26">
        <w:rPr>
          <w:rFonts w:cs="Arial"/>
          <w:sz w:val="20"/>
          <w:szCs w:val="20"/>
        </w:rPr>
        <w:t xml:space="preserve"> ha</w:t>
      </w:r>
      <w:r w:rsidRPr="00857124" w:rsidR="008A7024">
        <w:rPr>
          <w:rFonts w:cs="Arial"/>
          <w:sz w:val="20"/>
          <w:szCs w:val="20"/>
        </w:rPr>
        <w:t>ve</w:t>
      </w:r>
      <w:r w:rsidRPr="00857124" w:rsidR="00AB3F26">
        <w:rPr>
          <w:rFonts w:cs="Arial"/>
          <w:sz w:val="20"/>
          <w:szCs w:val="20"/>
        </w:rPr>
        <w:t xml:space="preserve"> under common law or applicable statutes for the protection of trade secrets</w:t>
      </w:r>
      <w:r w:rsidRPr="00857124">
        <w:rPr>
          <w:rFonts w:cs="Arial"/>
          <w:sz w:val="20"/>
          <w:szCs w:val="20"/>
        </w:rPr>
        <w:t>.</w:t>
      </w:r>
    </w:p>
    <w:p w:rsidRPr="00857124" w:rsidR="00C10217" w:rsidP="00B53E3A" w:rsidRDefault="00C10217" w14:paraId="5E8E9B77" w14:textId="77777777">
      <w:pPr>
        <w:pStyle w:val="ListParagraph"/>
        <w:rPr>
          <w:rFonts w:cs="Arial"/>
          <w:sz w:val="20"/>
          <w:szCs w:val="20"/>
        </w:rPr>
      </w:pPr>
    </w:p>
    <w:p w:rsidRPr="00857124" w:rsidR="00823A49" w:rsidP="00E97ADB" w:rsidRDefault="00823A49" w14:paraId="5645CB03" w14:textId="02B5A4A0">
      <w:pPr>
        <w:pStyle w:val="BodyText"/>
        <w:numPr>
          <w:ilvl w:val="0"/>
          <w:numId w:val="17"/>
        </w:numPr>
        <w:tabs>
          <w:tab w:val="left" w:pos="1440"/>
        </w:tabs>
        <w:spacing w:after="0"/>
        <w:ind w:left="1440" w:hanging="720"/>
        <w:jc w:val="both"/>
        <w:rPr>
          <w:rStyle w:val="FontStyle14"/>
          <w:sz w:val="20"/>
          <w:szCs w:val="20"/>
          <w:lang w:eastAsia="en-US"/>
        </w:rPr>
      </w:pPr>
      <w:r w:rsidRPr="00857124">
        <w:rPr>
          <w:rFonts w:eastAsia="Calibri" w:cs="Arial"/>
          <w:sz w:val="20"/>
          <w:szCs w:val="20"/>
        </w:rPr>
        <w:t>“</w:t>
      </w:r>
      <w:r w:rsidRPr="00857124">
        <w:rPr>
          <w:rFonts w:eastAsia="Calibri" w:cs="Arial"/>
          <w:b/>
          <w:sz w:val="20"/>
          <w:szCs w:val="20"/>
        </w:rPr>
        <w:t>Unmodified Derivatives</w:t>
      </w:r>
      <w:r w:rsidRPr="00857124">
        <w:rPr>
          <w:rFonts w:eastAsia="Calibri" w:cs="Arial"/>
          <w:sz w:val="20"/>
          <w:szCs w:val="20"/>
        </w:rPr>
        <w:t xml:space="preserve">” mean substances created by </w:t>
      </w:r>
      <w:r w:rsidR="00BF62D1">
        <w:rPr>
          <w:rFonts w:eastAsia="Calibri" w:cs="Arial"/>
          <w:sz w:val="20"/>
          <w:szCs w:val="20"/>
        </w:rPr>
        <w:t>a Party</w:t>
      </w:r>
      <w:r w:rsidRPr="00857124">
        <w:rPr>
          <w:rFonts w:eastAsia="Calibri" w:cs="Arial"/>
          <w:sz w:val="20"/>
          <w:szCs w:val="20"/>
        </w:rPr>
        <w:t xml:space="preserve"> which constitute an unmodified functional sub-unit or product expressed by Original Materials</w:t>
      </w:r>
      <w:r w:rsidRPr="00857124" w:rsidR="00706876">
        <w:rPr>
          <w:rFonts w:eastAsia="Calibri" w:cs="Arial"/>
          <w:sz w:val="20"/>
          <w:szCs w:val="20"/>
        </w:rPr>
        <w:t xml:space="preserve">, </w:t>
      </w:r>
      <w:r w:rsidRPr="00857124" w:rsidR="00706876">
        <w:rPr>
          <w:rFonts w:cs="Arial"/>
          <w:sz w:val="20"/>
          <w:szCs w:val="20"/>
          <w:lang w:val="en"/>
        </w:rPr>
        <w:t>such as</w:t>
      </w:r>
      <w:r w:rsidRPr="00857124" w:rsidR="00706876">
        <w:rPr>
          <w:rFonts w:cs="Arial"/>
          <w:sz w:val="20"/>
          <w:szCs w:val="20"/>
        </w:rPr>
        <w:t xml:space="preserve"> </w:t>
      </w:r>
      <w:proofErr w:type="spellStart"/>
      <w:r w:rsidRPr="00857124" w:rsidR="00706876">
        <w:rPr>
          <w:rFonts w:cs="Arial"/>
          <w:sz w:val="20"/>
          <w:szCs w:val="20"/>
          <w:lang w:val="en"/>
        </w:rPr>
        <w:t>subclones</w:t>
      </w:r>
      <w:proofErr w:type="spellEnd"/>
      <w:r w:rsidRPr="00857124" w:rsidR="00706876">
        <w:rPr>
          <w:rFonts w:cs="Arial"/>
          <w:sz w:val="20"/>
          <w:szCs w:val="20"/>
          <w:lang w:val="en"/>
        </w:rPr>
        <w:t xml:space="preserve"> of unmodified cell lines, purified or fractionated subsets of Original Materials, proteins expressed by DNA/RNA supplied by the </w:t>
      </w:r>
      <w:r w:rsidRPr="00857124" w:rsidR="00465547">
        <w:rPr>
          <w:rFonts w:cs="Arial"/>
          <w:sz w:val="20"/>
          <w:szCs w:val="20"/>
          <w:lang w:val="en"/>
        </w:rPr>
        <w:t>Provider</w:t>
      </w:r>
      <w:r w:rsidRPr="00857124" w:rsidR="00706876">
        <w:rPr>
          <w:rFonts w:cs="Arial"/>
          <w:sz w:val="20"/>
          <w:szCs w:val="20"/>
          <w:lang w:val="en"/>
        </w:rPr>
        <w:t xml:space="preserve">, or monoclonal antibodies secreted by a </w:t>
      </w:r>
      <w:proofErr w:type="spellStart"/>
      <w:r w:rsidRPr="00857124" w:rsidR="00706876">
        <w:rPr>
          <w:rFonts w:cs="Arial"/>
          <w:sz w:val="20"/>
          <w:szCs w:val="20"/>
          <w:lang w:val="en"/>
        </w:rPr>
        <w:t>hybridoma</w:t>
      </w:r>
      <w:proofErr w:type="spellEnd"/>
      <w:r w:rsidRPr="00857124" w:rsidR="00706876">
        <w:rPr>
          <w:rFonts w:cs="Arial"/>
          <w:sz w:val="20"/>
          <w:szCs w:val="20"/>
          <w:lang w:val="en"/>
        </w:rPr>
        <w:t xml:space="preserve"> cell line</w:t>
      </w:r>
      <w:r w:rsidRPr="00857124">
        <w:rPr>
          <w:rFonts w:eastAsia="Calibri" w:cs="Arial"/>
          <w:sz w:val="20"/>
          <w:szCs w:val="20"/>
        </w:rPr>
        <w:t>.</w:t>
      </w:r>
    </w:p>
    <w:p w:rsidRPr="00857124" w:rsidR="00ED006F" w:rsidP="00FE1A98" w:rsidRDefault="00ED006F" w14:paraId="0B2FD5E1" w14:textId="77777777">
      <w:pPr>
        <w:pStyle w:val="Style3"/>
        <w:widowControl/>
        <w:spacing w:line="240" w:lineRule="auto"/>
        <w:ind w:left="686"/>
        <w:rPr>
          <w:rStyle w:val="FontStyle14"/>
          <w:sz w:val="20"/>
          <w:szCs w:val="20"/>
          <w:lang w:eastAsia="en-US"/>
        </w:rPr>
      </w:pPr>
    </w:p>
    <w:p w:rsidRPr="00857124" w:rsidR="00CF27CA" w:rsidP="00FE1A98" w:rsidRDefault="00566CCD" w14:paraId="452CDA4D" w14:textId="77777777">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1.2</w:t>
      </w:r>
      <w:r w:rsidRPr="00857124">
        <w:rPr>
          <w:rFonts w:ascii="Arial" w:hAnsi="Arial" w:cs="Arial"/>
          <w:b w:val="0"/>
          <w:i w:val="0"/>
          <w:sz w:val="20"/>
          <w:szCs w:val="20"/>
        </w:rPr>
        <w:tab/>
      </w:r>
      <w:r w:rsidRPr="00857124" w:rsidR="00CF27CA">
        <w:rPr>
          <w:rFonts w:ascii="Arial" w:hAnsi="Arial" w:cs="Arial"/>
          <w:b w:val="0"/>
          <w:i w:val="0"/>
          <w:sz w:val="20"/>
          <w:szCs w:val="20"/>
        </w:rPr>
        <w:t>In this Agreement, headings are for convenience only and do not affect interpretation, and unless the context requires otherwise:</w:t>
      </w:r>
    </w:p>
    <w:p w:rsidRPr="00857124" w:rsidR="009630FE" w:rsidP="009630FE" w:rsidRDefault="009630FE" w14:paraId="3B63A5CE" w14:textId="77777777">
      <w:pPr>
        <w:rPr>
          <w:rFonts w:cs="Arial"/>
          <w:sz w:val="20"/>
          <w:szCs w:val="20"/>
        </w:rPr>
      </w:pPr>
    </w:p>
    <w:p w:rsidRPr="00857124" w:rsidR="009630FE" w:rsidP="00E97ADB" w:rsidRDefault="009630FE" w14:paraId="78DC9571" w14:textId="08C40504">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any reference to a statutory provision shall include that provision and any regulations made in pursuance thereof as from time to time </w:t>
      </w:r>
      <w:r w:rsidRPr="00857124" w:rsidR="00341817">
        <w:rPr>
          <w:rFonts w:ascii="Arial" w:hAnsi="Arial" w:cs="Arial"/>
          <w:b w:val="0"/>
          <w:sz w:val="20"/>
          <w:szCs w:val="20"/>
        </w:rPr>
        <w:t>amended</w:t>
      </w:r>
      <w:r w:rsidRPr="00857124">
        <w:rPr>
          <w:rFonts w:ascii="Arial" w:hAnsi="Arial" w:cs="Arial"/>
          <w:b w:val="0"/>
          <w:sz w:val="20"/>
          <w:szCs w:val="20"/>
        </w:rPr>
        <w:t xml:space="preserve">, re-enacted or consolidated, whether before or after the </w:t>
      </w:r>
      <w:r w:rsidR="006134E5">
        <w:rPr>
          <w:rFonts w:ascii="Arial" w:hAnsi="Arial" w:cs="Arial"/>
          <w:b w:val="0"/>
          <w:sz w:val="20"/>
          <w:szCs w:val="20"/>
        </w:rPr>
        <w:t>Effective D</w:t>
      </w:r>
      <w:r w:rsidRPr="00857124">
        <w:rPr>
          <w:rFonts w:ascii="Arial" w:hAnsi="Arial" w:cs="Arial"/>
          <w:b w:val="0"/>
          <w:sz w:val="20"/>
          <w:szCs w:val="20"/>
        </w:rPr>
        <w:t xml:space="preserve">ate and shall include also any past statutory provision or regulation (as from time to time </w:t>
      </w:r>
      <w:r w:rsidRPr="00857124" w:rsidR="00341817">
        <w:rPr>
          <w:rFonts w:ascii="Arial" w:hAnsi="Arial" w:cs="Arial"/>
          <w:b w:val="0"/>
          <w:sz w:val="20"/>
          <w:szCs w:val="20"/>
        </w:rPr>
        <w:t>amended</w:t>
      </w:r>
      <w:r w:rsidRPr="00857124">
        <w:rPr>
          <w:rFonts w:ascii="Arial" w:hAnsi="Arial" w:cs="Arial"/>
          <w:b w:val="0"/>
          <w:sz w:val="20"/>
          <w:szCs w:val="20"/>
        </w:rPr>
        <w:t>, re-enacted or consolidated) which such provision or regulation has directly or indirectly replaced;</w:t>
      </w:r>
    </w:p>
    <w:p w:rsidRPr="00857124" w:rsidR="009630FE" w:rsidP="009630FE" w:rsidRDefault="009630FE" w14:paraId="415E0670" w14:textId="77777777">
      <w:pPr>
        <w:pStyle w:val="Heading3"/>
        <w:spacing w:before="0"/>
        <w:ind w:left="1440"/>
        <w:jc w:val="both"/>
        <w:rPr>
          <w:rFonts w:ascii="Arial" w:hAnsi="Arial" w:cs="Arial"/>
          <w:b w:val="0"/>
          <w:sz w:val="20"/>
          <w:szCs w:val="20"/>
        </w:rPr>
      </w:pPr>
    </w:p>
    <w:p w:rsidRPr="00857124" w:rsidR="00803479" w:rsidP="00E97ADB" w:rsidRDefault="00266976" w14:paraId="6A55B0E1" w14:textId="07BA97E9">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any</w:t>
      </w:r>
      <w:r w:rsidRPr="00857124" w:rsidR="00803479">
        <w:rPr>
          <w:rFonts w:ascii="Arial" w:hAnsi="Arial" w:cs="Arial"/>
          <w:b w:val="0"/>
          <w:sz w:val="20"/>
          <w:szCs w:val="20"/>
        </w:rPr>
        <w:t xml:space="preserve"> capitalised terms used in this Agreement which are not defined herein but are defined in any applicable statute shall bear the same meaning as set forth in t</w:t>
      </w:r>
      <w:r w:rsidRPr="00857124" w:rsidR="006D7618">
        <w:rPr>
          <w:rFonts w:ascii="Arial" w:hAnsi="Arial" w:cs="Arial"/>
          <w:b w:val="0"/>
          <w:sz w:val="20"/>
          <w:szCs w:val="20"/>
        </w:rPr>
        <w:t>hat statute</w:t>
      </w:r>
      <w:r w:rsidRPr="00857124" w:rsidR="00803479">
        <w:rPr>
          <w:rFonts w:ascii="Arial" w:hAnsi="Arial" w:cs="Arial"/>
          <w:b w:val="0"/>
          <w:sz w:val="20"/>
          <w:szCs w:val="20"/>
        </w:rPr>
        <w:t>;</w:t>
      </w:r>
    </w:p>
    <w:p w:rsidRPr="00857124" w:rsidR="00803479" w:rsidP="003D6AC6" w:rsidRDefault="00803479" w14:paraId="746F96B4" w14:textId="77777777">
      <w:pPr>
        <w:rPr>
          <w:rFonts w:cs="Arial"/>
          <w:b/>
          <w:sz w:val="20"/>
          <w:szCs w:val="20"/>
        </w:rPr>
      </w:pPr>
    </w:p>
    <w:p w:rsidRPr="00857124" w:rsidR="00DF150C" w:rsidP="00E97ADB" w:rsidRDefault="008A7024" w14:paraId="7B1450D3" w14:textId="7BA29E38">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any defined term used in this Agreement which is not applicable </w:t>
      </w:r>
      <w:r w:rsidRPr="00857124" w:rsidR="00963E7B">
        <w:rPr>
          <w:rFonts w:ascii="Arial" w:hAnsi="Arial" w:cs="Arial"/>
          <w:b w:val="0"/>
          <w:sz w:val="20"/>
          <w:szCs w:val="20"/>
        </w:rPr>
        <w:t>due to the nature of</w:t>
      </w:r>
      <w:r w:rsidRPr="00857124">
        <w:rPr>
          <w:rFonts w:ascii="Arial" w:hAnsi="Arial" w:cs="Arial"/>
          <w:b w:val="0"/>
          <w:sz w:val="20"/>
          <w:szCs w:val="20"/>
        </w:rPr>
        <w:t xml:space="preserve"> the </w:t>
      </w:r>
      <w:r w:rsidR="00DD1E8C">
        <w:rPr>
          <w:rFonts w:ascii="Arial" w:hAnsi="Arial" w:cs="Arial"/>
          <w:b w:val="0"/>
          <w:sz w:val="20"/>
          <w:szCs w:val="20"/>
        </w:rPr>
        <w:t>Project</w:t>
      </w:r>
      <w:r w:rsidRPr="00857124" w:rsidR="00DF150C">
        <w:rPr>
          <w:rFonts w:ascii="Arial" w:hAnsi="Arial" w:cs="Arial"/>
          <w:b w:val="0"/>
          <w:sz w:val="20"/>
          <w:szCs w:val="20"/>
        </w:rPr>
        <w:t xml:space="preserve"> will be inoperative and shall not affect the rest of the Agreement;</w:t>
      </w:r>
    </w:p>
    <w:p w:rsidRPr="00857124" w:rsidR="00DF150C" w:rsidP="006121D4" w:rsidRDefault="00DF150C" w14:paraId="6A80E8D2" w14:textId="77777777">
      <w:pPr>
        <w:rPr>
          <w:rFonts w:cs="Arial"/>
          <w:b/>
          <w:sz w:val="20"/>
          <w:szCs w:val="20"/>
        </w:rPr>
      </w:pPr>
    </w:p>
    <w:p w:rsidRPr="00857124" w:rsidR="009630FE" w:rsidP="00E97ADB" w:rsidRDefault="00341817" w14:paraId="4F29D03A" w14:textId="556DA5DD">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words denoting the singular shall include the plural and </w:t>
      </w:r>
      <w:r w:rsidRPr="00857124">
        <w:rPr>
          <w:rFonts w:ascii="Arial" w:hAnsi="Arial" w:cs="Arial"/>
          <w:b w:val="0"/>
          <w:iCs/>
          <w:sz w:val="20"/>
          <w:szCs w:val="20"/>
        </w:rPr>
        <w:t>vice versa</w:t>
      </w:r>
      <w:r w:rsidRPr="00857124">
        <w:rPr>
          <w:rFonts w:ascii="Arial" w:hAnsi="Arial" w:cs="Arial"/>
          <w:b w:val="0"/>
          <w:sz w:val="20"/>
          <w:szCs w:val="20"/>
        </w:rPr>
        <w:t>; words denoting any gender shall include all genders; words denoting persons shall include any company, firm, corporation, limited liability partnership, partnership, business trust, unincorporated association or government agency (whether or not having separate legal personality);</w:t>
      </w:r>
    </w:p>
    <w:p w:rsidRPr="00857124" w:rsidR="009630FE" w:rsidP="009630FE" w:rsidRDefault="009630FE" w14:paraId="12261D3C" w14:textId="77777777">
      <w:pPr>
        <w:pStyle w:val="Heading3"/>
        <w:keepLines/>
        <w:widowControl/>
        <w:numPr>
          <w:ilvl w:val="2"/>
          <w:numId w:val="0"/>
        </w:numPr>
        <w:autoSpaceDE/>
        <w:autoSpaceDN/>
        <w:adjustRightInd/>
        <w:spacing w:before="0" w:after="0"/>
        <w:ind w:left="1440" w:hanging="720"/>
        <w:jc w:val="both"/>
        <w:rPr>
          <w:rFonts w:ascii="Arial" w:hAnsi="Arial" w:cs="Arial"/>
          <w:b w:val="0"/>
          <w:sz w:val="20"/>
          <w:szCs w:val="20"/>
        </w:rPr>
      </w:pPr>
    </w:p>
    <w:p w:rsidRPr="00857124" w:rsidR="009630FE" w:rsidP="00E97ADB" w:rsidRDefault="009630FE" w14:paraId="5B3C4A4E" w14:textId="77777777">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any reference to "day", "month" or "year" shall mean a day, month or year respectively in the Gregorian calendar;</w:t>
      </w:r>
    </w:p>
    <w:p w:rsidRPr="00857124" w:rsidR="009630FE" w:rsidP="009630FE" w:rsidRDefault="009630FE" w14:paraId="32FB856D" w14:textId="77777777">
      <w:pPr>
        <w:pStyle w:val="Heading3"/>
        <w:keepLines/>
        <w:widowControl/>
        <w:numPr>
          <w:ilvl w:val="2"/>
          <w:numId w:val="0"/>
        </w:numPr>
        <w:autoSpaceDE/>
        <w:autoSpaceDN/>
        <w:adjustRightInd/>
        <w:spacing w:before="0" w:after="0"/>
        <w:ind w:left="1440" w:hanging="720"/>
        <w:jc w:val="both"/>
        <w:rPr>
          <w:rFonts w:ascii="Arial" w:hAnsi="Arial" w:cs="Arial"/>
          <w:b w:val="0"/>
          <w:sz w:val="20"/>
          <w:szCs w:val="20"/>
        </w:rPr>
      </w:pPr>
    </w:p>
    <w:p w:rsidRPr="00857124" w:rsidR="00341817" w:rsidP="00E97ADB" w:rsidRDefault="00341817" w14:paraId="574680D3" w14:textId="77777777">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any thing or obligation to be done under this Agreement which is required or falls to be done on a stipulated day shall be done on the next succeeding Business Day, if the day upon which that thing or obligation is required or falls to be done falls on a day which is not a Business Day;</w:t>
      </w:r>
    </w:p>
    <w:p w:rsidRPr="00857124" w:rsidR="00341817" w:rsidP="00341817" w:rsidRDefault="00341817" w14:paraId="46C906CD" w14:textId="77777777">
      <w:pPr>
        <w:pStyle w:val="Heading3"/>
        <w:spacing w:before="0" w:after="0"/>
        <w:ind w:left="1440"/>
        <w:jc w:val="both"/>
        <w:rPr>
          <w:rFonts w:ascii="Arial" w:hAnsi="Arial" w:cs="Arial"/>
          <w:b w:val="0"/>
          <w:sz w:val="20"/>
          <w:szCs w:val="20"/>
        </w:rPr>
      </w:pPr>
    </w:p>
    <w:p w:rsidRPr="00857124" w:rsidR="00341817" w:rsidP="00E97ADB" w:rsidRDefault="00341817" w14:paraId="538C8F11" w14:textId="2916D2BF">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for the purposes of computing time, a period of days from the happening of an event or the doing of an act or thing shall be deemed to be exclusive of the day on which the event happens or the act or thing is done;</w:t>
      </w:r>
    </w:p>
    <w:p w:rsidRPr="00857124" w:rsidR="00341817" w:rsidP="00341817" w:rsidRDefault="00341817" w14:paraId="393FC1D3" w14:textId="77777777">
      <w:pPr>
        <w:rPr>
          <w:rFonts w:cs="Arial"/>
          <w:sz w:val="20"/>
          <w:szCs w:val="20"/>
        </w:rPr>
      </w:pPr>
    </w:p>
    <w:p w:rsidR="007F761C" w:rsidP="00E97ADB" w:rsidRDefault="009630FE" w14:paraId="5B165FE0" w14:textId="72362A0C">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the words “written” and “in writing” include any means of visible reproduction</w:t>
      </w:r>
      <w:r w:rsidR="007F761C">
        <w:rPr>
          <w:rFonts w:ascii="Arial" w:hAnsi="Arial" w:cs="Arial"/>
          <w:b w:val="0"/>
          <w:sz w:val="20"/>
          <w:szCs w:val="20"/>
        </w:rPr>
        <w:t>;</w:t>
      </w:r>
    </w:p>
    <w:p w:rsidR="007F761C" w:rsidP="00F57D6E" w:rsidRDefault="007F761C" w14:paraId="6CC4A76C" w14:textId="77777777">
      <w:pPr>
        <w:pStyle w:val="Heading3"/>
        <w:spacing w:before="0" w:after="0"/>
        <w:ind w:left="1440"/>
        <w:jc w:val="both"/>
        <w:rPr>
          <w:rFonts w:ascii="Arial" w:hAnsi="Arial" w:cs="Arial"/>
          <w:b w:val="0"/>
          <w:sz w:val="20"/>
          <w:szCs w:val="20"/>
        </w:rPr>
      </w:pPr>
    </w:p>
    <w:p w:rsidRPr="00857124" w:rsidR="009630FE" w:rsidP="00E97ADB" w:rsidRDefault="003D6AC6" w14:paraId="763A806F" w14:textId="32F02E70">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the words “include” and “including” shall not be construed as being by way of limitation and “otherwise” shall not be construed as limited by words with which it is associated</w:t>
      </w:r>
      <w:r w:rsidRPr="00857124" w:rsidR="009630FE">
        <w:rPr>
          <w:rFonts w:ascii="Arial" w:hAnsi="Arial" w:cs="Arial"/>
          <w:b w:val="0"/>
          <w:sz w:val="20"/>
          <w:szCs w:val="20"/>
        </w:rPr>
        <w:t>;</w:t>
      </w:r>
    </w:p>
    <w:p w:rsidRPr="00857124" w:rsidR="009630FE" w:rsidP="009630FE" w:rsidRDefault="009630FE" w14:paraId="3D5E1A5C" w14:textId="77777777">
      <w:pPr>
        <w:pStyle w:val="Heading3"/>
        <w:keepLines/>
        <w:widowControl/>
        <w:numPr>
          <w:ilvl w:val="2"/>
          <w:numId w:val="0"/>
        </w:numPr>
        <w:autoSpaceDE/>
        <w:autoSpaceDN/>
        <w:adjustRightInd/>
        <w:spacing w:before="0" w:after="0"/>
        <w:ind w:left="1440" w:hanging="720"/>
        <w:jc w:val="both"/>
        <w:rPr>
          <w:rFonts w:ascii="Arial" w:hAnsi="Arial" w:cs="Arial"/>
          <w:b w:val="0"/>
          <w:sz w:val="20"/>
          <w:szCs w:val="20"/>
        </w:rPr>
      </w:pPr>
    </w:p>
    <w:p w:rsidRPr="00857124" w:rsidR="003D6AC6" w:rsidP="00E97ADB" w:rsidRDefault="003D6AC6" w14:paraId="51C394C0" w14:textId="7A022C9E">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the Schedules</w:t>
      </w:r>
      <w:r w:rsidRPr="00857124" w:rsidR="00CF581C">
        <w:rPr>
          <w:rFonts w:ascii="Arial" w:hAnsi="Arial" w:cs="Arial"/>
          <w:b w:val="0"/>
          <w:sz w:val="20"/>
          <w:szCs w:val="20"/>
        </w:rPr>
        <w:t xml:space="preserve"> and Annexes </w:t>
      </w:r>
      <w:r w:rsidRPr="00857124">
        <w:rPr>
          <w:rFonts w:ascii="Arial" w:hAnsi="Arial" w:cs="Arial"/>
          <w:b w:val="0"/>
          <w:sz w:val="20"/>
          <w:szCs w:val="20"/>
        </w:rPr>
        <w:t>form part of this Agreement and have the same force and effect as if expressly set out in the body of this Agreement;</w:t>
      </w:r>
    </w:p>
    <w:p w:rsidRPr="00857124" w:rsidR="003D6AC6" w:rsidP="003D6AC6" w:rsidRDefault="003D6AC6" w14:paraId="572E6370" w14:textId="77777777">
      <w:pPr>
        <w:pStyle w:val="Heading3"/>
        <w:keepLines/>
        <w:widowControl/>
        <w:autoSpaceDE/>
        <w:autoSpaceDN/>
        <w:adjustRightInd/>
        <w:spacing w:before="0" w:after="0"/>
        <w:ind w:left="1440"/>
        <w:jc w:val="both"/>
        <w:rPr>
          <w:rFonts w:ascii="Arial" w:hAnsi="Arial" w:cs="Arial"/>
          <w:b w:val="0"/>
          <w:sz w:val="20"/>
          <w:szCs w:val="20"/>
        </w:rPr>
      </w:pPr>
    </w:p>
    <w:p w:rsidRPr="00857124" w:rsidR="009630FE" w:rsidP="00E97ADB" w:rsidRDefault="009630FE" w14:paraId="52510DEA" w14:textId="7A27502D">
      <w:pPr>
        <w:pStyle w:val="Heading3"/>
        <w:keepLines/>
        <w:widowControl/>
        <w:numPr>
          <w:ilvl w:val="0"/>
          <w:numId w:val="18"/>
        </w:numPr>
        <w:autoSpaceDE/>
        <w:autoSpaceDN/>
        <w:adjustRightInd/>
        <w:spacing w:before="0" w:after="0"/>
        <w:ind w:left="1440" w:hanging="720"/>
        <w:jc w:val="both"/>
        <w:rPr>
          <w:rFonts w:ascii="Arial" w:hAnsi="Arial" w:cs="Arial"/>
          <w:b w:val="0"/>
          <w:sz w:val="20"/>
          <w:szCs w:val="20"/>
        </w:rPr>
      </w:pPr>
      <w:r w:rsidRPr="00857124">
        <w:rPr>
          <w:rFonts w:ascii="Arial" w:hAnsi="Arial" w:cs="Arial"/>
          <w:b w:val="0"/>
          <w:sz w:val="20"/>
          <w:szCs w:val="20"/>
        </w:rPr>
        <w:t xml:space="preserve">any reference to </w:t>
      </w:r>
      <w:r w:rsidRPr="00857124" w:rsidR="00CF581C">
        <w:rPr>
          <w:rFonts w:ascii="Arial" w:hAnsi="Arial" w:cs="Arial"/>
          <w:b w:val="0"/>
          <w:sz w:val="20"/>
          <w:szCs w:val="20"/>
        </w:rPr>
        <w:t xml:space="preserve">“Recitals”, </w:t>
      </w:r>
      <w:r w:rsidRPr="00857124">
        <w:rPr>
          <w:rFonts w:ascii="Arial" w:hAnsi="Arial" w:cs="Arial"/>
          <w:b w:val="0"/>
          <w:sz w:val="20"/>
          <w:szCs w:val="20"/>
        </w:rPr>
        <w:t>“Clauses”</w:t>
      </w:r>
      <w:r w:rsidRPr="00857124" w:rsidR="00CF581C">
        <w:rPr>
          <w:rFonts w:ascii="Arial" w:hAnsi="Arial" w:cs="Arial"/>
          <w:b w:val="0"/>
          <w:sz w:val="20"/>
          <w:szCs w:val="20"/>
        </w:rPr>
        <w:t>,</w:t>
      </w:r>
      <w:r w:rsidRPr="00857124">
        <w:rPr>
          <w:rFonts w:ascii="Arial" w:hAnsi="Arial" w:cs="Arial"/>
          <w:b w:val="0"/>
          <w:sz w:val="20"/>
          <w:szCs w:val="20"/>
        </w:rPr>
        <w:t xml:space="preserve"> “Schedules” </w:t>
      </w:r>
      <w:r w:rsidRPr="00857124" w:rsidR="00CF581C">
        <w:rPr>
          <w:rFonts w:ascii="Arial" w:hAnsi="Arial" w:cs="Arial"/>
          <w:b w:val="0"/>
          <w:sz w:val="20"/>
          <w:szCs w:val="20"/>
        </w:rPr>
        <w:t xml:space="preserve">and “Annexes” </w:t>
      </w:r>
      <w:r w:rsidRPr="00857124">
        <w:rPr>
          <w:rFonts w:ascii="Arial" w:hAnsi="Arial" w:cs="Arial"/>
          <w:b w:val="0"/>
          <w:sz w:val="20"/>
          <w:szCs w:val="20"/>
        </w:rPr>
        <w:t xml:space="preserve">is to be construed as </w:t>
      </w:r>
      <w:r w:rsidRPr="00857124" w:rsidR="007C3EEC">
        <w:rPr>
          <w:rFonts w:ascii="Arial" w:hAnsi="Arial" w:cs="Arial"/>
          <w:b w:val="0"/>
          <w:sz w:val="20"/>
          <w:szCs w:val="20"/>
        </w:rPr>
        <w:t xml:space="preserve">a </w:t>
      </w:r>
      <w:r w:rsidRPr="00857124">
        <w:rPr>
          <w:rFonts w:ascii="Arial" w:hAnsi="Arial" w:cs="Arial"/>
          <w:b w:val="0"/>
          <w:sz w:val="20"/>
          <w:szCs w:val="20"/>
        </w:rPr>
        <w:t xml:space="preserve">reference to </w:t>
      </w:r>
      <w:r w:rsidRPr="00857124" w:rsidR="00CF581C">
        <w:rPr>
          <w:rFonts w:ascii="Arial" w:hAnsi="Arial" w:cs="Arial"/>
          <w:b w:val="0"/>
          <w:sz w:val="20"/>
          <w:szCs w:val="20"/>
        </w:rPr>
        <w:t xml:space="preserve">recitals to, </w:t>
      </w:r>
      <w:r w:rsidRPr="00857124">
        <w:rPr>
          <w:rFonts w:ascii="Arial" w:hAnsi="Arial" w:cs="Arial"/>
          <w:b w:val="0"/>
          <w:sz w:val="20"/>
          <w:szCs w:val="20"/>
        </w:rPr>
        <w:t>clauses of</w:t>
      </w:r>
      <w:r w:rsidRPr="00857124" w:rsidR="00CF581C">
        <w:rPr>
          <w:rFonts w:ascii="Arial" w:hAnsi="Arial" w:cs="Arial"/>
          <w:b w:val="0"/>
          <w:sz w:val="20"/>
          <w:szCs w:val="20"/>
        </w:rPr>
        <w:t>,</w:t>
      </w:r>
      <w:r w:rsidRPr="00857124">
        <w:rPr>
          <w:rFonts w:ascii="Arial" w:hAnsi="Arial" w:cs="Arial"/>
          <w:b w:val="0"/>
          <w:sz w:val="20"/>
          <w:szCs w:val="20"/>
        </w:rPr>
        <w:t xml:space="preserve"> schedules</w:t>
      </w:r>
      <w:r w:rsidRPr="00857124" w:rsidR="00CF581C">
        <w:rPr>
          <w:rFonts w:ascii="Arial" w:hAnsi="Arial" w:cs="Arial"/>
          <w:b w:val="0"/>
          <w:sz w:val="20"/>
          <w:szCs w:val="20"/>
        </w:rPr>
        <w:t xml:space="preserve"> to</w:t>
      </w:r>
      <w:r w:rsidRPr="00857124">
        <w:rPr>
          <w:rFonts w:ascii="Arial" w:hAnsi="Arial" w:cs="Arial"/>
          <w:b w:val="0"/>
          <w:sz w:val="20"/>
          <w:szCs w:val="20"/>
        </w:rPr>
        <w:t xml:space="preserve"> </w:t>
      </w:r>
      <w:r w:rsidRPr="00857124" w:rsidR="00CF581C">
        <w:rPr>
          <w:rFonts w:ascii="Arial" w:hAnsi="Arial" w:cs="Arial"/>
          <w:b w:val="0"/>
          <w:sz w:val="20"/>
          <w:szCs w:val="20"/>
        </w:rPr>
        <w:t xml:space="preserve">and annexes </w:t>
      </w:r>
      <w:r w:rsidRPr="00857124">
        <w:rPr>
          <w:rFonts w:ascii="Arial" w:hAnsi="Arial" w:cs="Arial"/>
          <w:b w:val="0"/>
          <w:sz w:val="20"/>
          <w:szCs w:val="20"/>
        </w:rPr>
        <w:t>to this Agreement</w:t>
      </w:r>
      <w:r w:rsidRPr="00857124" w:rsidR="003D6AC6">
        <w:rPr>
          <w:rFonts w:ascii="Arial" w:hAnsi="Arial" w:cs="Arial"/>
          <w:b w:val="0"/>
          <w:sz w:val="20"/>
          <w:szCs w:val="20"/>
        </w:rPr>
        <w:t xml:space="preserve"> and </w:t>
      </w:r>
      <w:r w:rsidRPr="00857124">
        <w:rPr>
          <w:rFonts w:ascii="Arial" w:hAnsi="Arial" w:eastAsia="KaiTi" w:cs="Arial"/>
          <w:b w:val="0"/>
          <w:sz w:val="20"/>
          <w:szCs w:val="20"/>
        </w:rPr>
        <w:t xml:space="preserve">any reference to "paragraph" shall mean a paragraph of the </w:t>
      </w:r>
      <w:r w:rsidRPr="00857124" w:rsidR="00CF581C">
        <w:rPr>
          <w:rFonts w:ascii="Arial" w:hAnsi="Arial" w:eastAsia="KaiTi" w:cs="Arial"/>
          <w:b w:val="0"/>
          <w:sz w:val="20"/>
          <w:szCs w:val="20"/>
        </w:rPr>
        <w:t xml:space="preserve">Recital, </w:t>
      </w:r>
      <w:r w:rsidRPr="00857124">
        <w:rPr>
          <w:rFonts w:ascii="Arial" w:hAnsi="Arial" w:eastAsia="KaiTi" w:cs="Arial"/>
          <w:b w:val="0"/>
          <w:sz w:val="20"/>
          <w:szCs w:val="20"/>
        </w:rPr>
        <w:t>Clause</w:t>
      </w:r>
      <w:r w:rsidRPr="00857124" w:rsidR="00CF581C">
        <w:rPr>
          <w:rFonts w:ascii="Arial" w:hAnsi="Arial" w:eastAsia="KaiTi" w:cs="Arial"/>
          <w:b w:val="0"/>
          <w:sz w:val="20"/>
          <w:szCs w:val="20"/>
        </w:rPr>
        <w:t>,</w:t>
      </w:r>
      <w:r w:rsidRPr="00857124">
        <w:rPr>
          <w:rFonts w:ascii="Arial" w:hAnsi="Arial" w:eastAsia="KaiTi" w:cs="Arial"/>
          <w:b w:val="0"/>
          <w:sz w:val="20"/>
          <w:szCs w:val="20"/>
        </w:rPr>
        <w:t xml:space="preserve"> Schedule</w:t>
      </w:r>
      <w:r w:rsidRPr="00857124" w:rsidR="00CF581C">
        <w:rPr>
          <w:rFonts w:ascii="Arial" w:hAnsi="Arial" w:eastAsia="KaiTi" w:cs="Arial"/>
          <w:b w:val="0"/>
          <w:sz w:val="20"/>
          <w:szCs w:val="20"/>
        </w:rPr>
        <w:t xml:space="preserve"> or Annex</w:t>
      </w:r>
      <w:r w:rsidRPr="00857124">
        <w:rPr>
          <w:rFonts w:ascii="Arial" w:hAnsi="Arial" w:eastAsia="KaiTi" w:cs="Arial"/>
          <w:b w:val="0"/>
          <w:sz w:val="20"/>
          <w:szCs w:val="20"/>
        </w:rPr>
        <w:t xml:space="preserve"> in which such reference appears;</w:t>
      </w:r>
    </w:p>
    <w:p w:rsidRPr="00857124" w:rsidR="009630FE" w:rsidP="009630FE" w:rsidRDefault="009630FE" w14:paraId="761D0CA4" w14:textId="77777777">
      <w:pPr>
        <w:pStyle w:val="Heading3"/>
        <w:keepLines/>
        <w:widowControl/>
        <w:numPr>
          <w:ilvl w:val="2"/>
          <w:numId w:val="0"/>
        </w:numPr>
        <w:autoSpaceDE/>
        <w:autoSpaceDN/>
        <w:adjustRightInd/>
        <w:spacing w:before="0" w:after="0"/>
        <w:ind w:left="1440" w:hanging="720"/>
        <w:jc w:val="both"/>
        <w:rPr>
          <w:rFonts w:ascii="Arial" w:hAnsi="Arial" w:cs="Arial"/>
          <w:b w:val="0"/>
          <w:sz w:val="20"/>
          <w:szCs w:val="20"/>
        </w:rPr>
      </w:pPr>
    </w:p>
    <w:p w:rsidRPr="00857124" w:rsidR="009630FE" w:rsidP="00E97ADB" w:rsidRDefault="009630FE" w14:paraId="537AE537" w14:textId="77777777">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any reference herein to documents includes variations and replacements thereof and supplements thereto;</w:t>
      </w:r>
    </w:p>
    <w:p w:rsidRPr="00857124" w:rsidR="009630FE" w:rsidP="009630FE" w:rsidRDefault="009630FE" w14:paraId="2CB84FB7" w14:textId="77777777">
      <w:pPr>
        <w:pStyle w:val="Heading3"/>
        <w:keepLines/>
        <w:widowControl/>
        <w:numPr>
          <w:ilvl w:val="2"/>
          <w:numId w:val="0"/>
        </w:numPr>
        <w:autoSpaceDE/>
        <w:autoSpaceDN/>
        <w:adjustRightInd/>
        <w:spacing w:before="0" w:after="0"/>
        <w:ind w:left="1440" w:hanging="720"/>
        <w:jc w:val="both"/>
        <w:rPr>
          <w:rFonts w:ascii="Arial" w:hAnsi="Arial" w:cs="Arial"/>
          <w:b w:val="0"/>
          <w:sz w:val="20"/>
          <w:szCs w:val="20"/>
        </w:rPr>
      </w:pPr>
    </w:p>
    <w:p w:rsidRPr="00857124" w:rsidR="009630FE" w:rsidP="00E97ADB" w:rsidRDefault="009630FE" w14:paraId="35D6E610" w14:textId="6CE365A6">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any reference herein to a </w:t>
      </w:r>
      <w:r w:rsidRPr="00857124" w:rsidR="007C3EEC">
        <w:rPr>
          <w:rFonts w:ascii="Arial" w:hAnsi="Arial" w:cs="Arial"/>
          <w:b w:val="0"/>
          <w:sz w:val="20"/>
          <w:szCs w:val="20"/>
        </w:rPr>
        <w:t>P</w:t>
      </w:r>
      <w:r w:rsidRPr="00857124">
        <w:rPr>
          <w:rFonts w:ascii="Arial" w:hAnsi="Arial" w:cs="Arial"/>
          <w:b w:val="0"/>
          <w:sz w:val="20"/>
          <w:szCs w:val="20"/>
        </w:rPr>
        <w:t>arty include</w:t>
      </w:r>
      <w:r w:rsidRPr="00857124" w:rsidR="007C3EEC">
        <w:rPr>
          <w:rFonts w:ascii="Arial" w:hAnsi="Arial" w:cs="Arial"/>
          <w:b w:val="0"/>
          <w:sz w:val="20"/>
          <w:szCs w:val="20"/>
        </w:rPr>
        <w:t>s</w:t>
      </w:r>
      <w:r w:rsidRPr="00857124">
        <w:rPr>
          <w:rFonts w:ascii="Arial" w:hAnsi="Arial" w:cs="Arial"/>
          <w:b w:val="0"/>
          <w:sz w:val="20"/>
          <w:szCs w:val="20"/>
        </w:rPr>
        <w:t xml:space="preserve"> its successors-in-title, personal representatives, permitted assigns, permitted transferees, and permitted sub-licensees; and</w:t>
      </w:r>
    </w:p>
    <w:p w:rsidRPr="00857124" w:rsidR="009630FE" w:rsidP="009630FE" w:rsidRDefault="009630FE" w14:paraId="1044D1B3" w14:textId="77777777">
      <w:pPr>
        <w:pStyle w:val="Heading3"/>
        <w:keepLines/>
        <w:widowControl/>
        <w:numPr>
          <w:ilvl w:val="2"/>
          <w:numId w:val="0"/>
        </w:numPr>
        <w:autoSpaceDE/>
        <w:autoSpaceDN/>
        <w:adjustRightInd/>
        <w:spacing w:before="0" w:after="0"/>
        <w:ind w:left="1440" w:hanging="720"/>
        <w:jc w:val="both"/>
        <w:rPr>
          <w:rFonts w:ascii="Arial" w:hAnsi="Arial" w:cs="Arial"/>
          <w:b w:val="0"/>
          <w:sz w:val="20"/>
          <w:szCs w:val="20"/>
        </w:rPr>
      </w:pPr>
    </w:p>
    <w:p w:rsidRPr="00857124" w:rsidR="009630FE" w:rsidP="00E97ADB" w:rsidRDefault="009630FE" w14:paraId="3B2D8A5B" w14:textId="5063AF63">
      <w:pPr>
        <w:pStyle w:val="Heading3"/>
        <w:numPr>
          <w:ilvl w:val="0"/>
          <w:numId w:val="18"/>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no provision herein shall be construed adversely against a </w:t>
      </w:r>
      <w:r w:rsidRPr="00857124" w:rsidR="007C3EEC">
        <w:rPr>
          <w:rFonts w:ascii="Arial" w:hAnsi="Arial" w:cs="Arial"/>
          <w:b w:val="0"/>
          <w:sz w:val="20"/>
          <w:szCs w:val="20"/>
        </w:rPr>
        <w:t>P</w:t>
      </w:r>
      <w:r w:rsidRPr="00857124">
        <w:rPr>
          <w:rFonts w:ascii="Arial" w:hAnsi="Arial" w:cs="Arial"/>
          <w:b w:val="0"/>
          <w:sz w:val="20"/>
          <w:szCs w:val="20"/>
        </w:rPr>
        <w:t xml:space="preserve">arty solely on the ground that that </w:t>
      </w:r>
      <w:r w:rsidRPr="00857124" w:rsidR="007C3EEC">
        <w:rPr>
          <w:rFonts w:ascii="Arial" w:hAnsi="Arial" w:cs="Arial"/>
          <w:b w:val="0"/>
          <w:sz w:val="20"/>
          <w:szCs w:val="20"/>
        </w:rPr>
        <w:t>P</w:t>
      </w:r>
      <w:r w:rsidRPr="00857124">
        <w:rPr>
          <w:rFonts w:ascii="Arial" w:hAnsi="Arial" w:cs="Arial"/>
          <w:b w:val="0"/>
          <w:sz w:val="20"/>
          <w:szCs w:val="20"/>
        </w:rPr>
        <w:t>arty was responsible for the preparation of this Agreement or that provision.</w:t>
      </w:r>
    </w:p>
    <w:p w:rsidRPr="00857124" w:rsidR="00CF27CA" w:rsidP="00FE1A98" w:rsidRDefault="00CF27CA" w14:paraId="51F734A2" w14:textId="77777777">
      <w:pPr>
        <w:pStyle w:val="Style3"/>
        <w:widowControl/>
        <w:spacing w:line="240" w:lineRule="auto"/>
        <w:ind w:left="686"/>
        <w:rPr>
          <w:rStyle w:val="FontStyle14"/>
          <w:sz w:val="20"/>
          <w:szCs w:val="20"/>
          <w:lang w:eastAsia="en-US"/>
        </w:rPr>
      </w:pPr>
    </w:p>
    <w:p w:rsidRPr="00857124" w:rsidR="00ED006F" w:rsidP="00E97ADB" w:rsidRDefault="00ED006F" w14:paraId="13AB0B70" w14:textId="77777777">
      <w:pPr>
        <w:pStyle w:val="Style7"/>
        <w:widowControl/>
        <w:numPr>
          <w:ilvl w:val="0"/>
          <w:numId w:val="6"/>
        </w:numPr>
        <w:tabs>
          <w:tab w:val="clear" w:pos="1080"/>
        </w:tabs>
        <w:ind w:left="720"/>
        <w:jc w:val="both"/>
        <w:rPr>
          <w:rStyle w:val="FontStyle13"/>
          <w:sz w:val="20"/>
          <w:szCs w:val="20"/>
          <w:lang w:eastAsia="en-US"/>
        </w:rPr>
      </w:pPr>
      <w:r w:rsidRPr="00857124">
        <w:rPr>
          <w:rStyle w:val="FontStyle13"/>
          <w:sz w:val="20"/>
          <w:szCs w:val="20"/>
          <w:lang w:eastAsia="en-US"/>
        </w:rPr>
        <w:t>STATEMENT OF WORK</w:t>
      </w:r>
    </w:p>
    <w:p w:rsidRPr="00857124" w:rsidR="00ED006F" w:rsidP="00FE1A98" w:rsidRDefault="00ED006F" w14:paraId="23E28056" w14:textId="77777777">
      <w:pPr>
        <w:pStyle w:val="Style7"/>
        <w:widowControl/>
        <w:tabs>
          <w:tab w:val="left" w:pos="672"/>
        </w:tabs>
        <w:jc w:val="both"/>
        <w:rPr>
          <w:rStyle w:val="FontStyle13"/>
          <w:sz w:val="20"/>
          <w:szCs w:val="20"/>
          <w:lang w:eastAsia="en-US"/>
        </w:rPr>
      </w:pPr>
    </w:p>
    <w:p w:rsidRPr="00857124" w:rsidR="00ED006F" w:rsidP="00FE1A98" w:rsidRDefault="00F96194" w14:paraId="43622302" w14:textId="5B3ABD3C">
      <w:pPr>
        <w:pStyle w:val="Style6"/>
        <w:widowControl/>
        <w:numPr>
          <w:ilvl w:val="0"/>
          <w:numId w:val="4"/>
        </w:numPr>
        <w:spacing w:line="240" w:lineRule="auto"/>
        <w:ind w:left="720" w:hanging="720"/>
        <w:rPr>
          <w:rStyle w:val="FontStyle14"/>
          <w:sz w:val="20"/>
          <w:szCs w:val="20"/>
          <w:lang w:eastAsia="en-US"/>
        </w:rPr>
      </w:pPr>
      <w:r w:rsidRPr="00857124">
        <w:rPr>
          <w:rStyle w:val="FontStyle14"/>
          <w:sz w:val="20"/>
          <w:szCs w:val="20"/>
          <w:lang w:eastAsia="en-US"/>
        </w:rPr>
        <w:t>T</w:t>
      </w:r>
      <w:r w:rsidRPr="00857124" w:rsidR="00ED006F">
        <w:rPr>
          <w:rStyle w:val="FontStyle14"/>
          <w:sz w:val="20"/>
          <w:szCs w:val="20"/>
          <w:lang w:eastAsia="en-US"/>
        </w:rPr>
        <w:t xml:space="preserve">he Parties agree to collaborate in the research and development activities </w:t>
      </w:r>
      <w:r w:rsidRPr="00857124" w:rsidR="00727A22">
        <w:rPr>
          <w:rStyle w:val="FontStyle14"/>
          <w:sz w:val="20"/>
          <w:szCs w:val="20"/>
          <w:lang w:eastAsia="en-US"/>
        </w:rPr>
        <w:t xml:space="preserve">as </w:t>
      </w:r>
      <w:r w:rsidRPr="00857124" w:rsidR="00ED006F">
        <w:rPr>
          <w:rStyle w:val="FontStyle14"/>
          <w:sz w:val="20"/>
          <w:szCs w:val="20"/>
          <w:lang w:eastAsia="en-US"/>
        </w:rPr>
        <w:t xml:space="preserve">specified </w:t>
      </w:r>
      <w:r w:rsidR="00705111">
        <w:rPr>
          <w:rStyle w:val="FontStyle14"/>
          <w:sz w:val="20"/>
          <w:szCs w:val="20"/>
          <w:lang w:eastAsia="en-US"/>
        </w:rPr>
        <w:t xml:space="preserve">in the </w:t>
      </w:r>
      <w:r w:rsidR="00552A18">
        <w:rPr>
          <w:rStyle w:val="FontStyle14"/>
          <w:sz w:val="20"/>
          <w:szCs w:val="20"/>
          <w:lang w:eastAsia="en-US"/>
        </w:rPr>
        <w:t>Work Plan</w:t>
      </w:r>
      <w:r w:rsidR="00705111">
        <w:rPr>
          <w:rStyle w:val="FontStyle14"/>
          <w:sz w:val="20"/>
          <w:szCs w:val="20"/>
          <w:lang w:eastAsia="en-US"/>
        </w:rPr>
        <w:t xml:space="preserve"> (</w:t>
      </w:r>
      <w:r w:rsidRPr="00857124" w:rsidR="00ED006F">
        <w:rPr>
          <w:rStyle w:val="FontStyle14"/>
          <w:sz w:val="20"/>
          <w:szCs w:val="20"/>
          <w:lang w:eastAsia="en-US"/>
        </w:rPr>
        <w:t xml:space="preserve">the </w:t>
      </w:r>
      <w:r w:rsidRPr="00857124" w:rsidR="00DB7670">
        <w:rPr>
          <w:rStyle w:val="FontStyle14"/>
          <w:sz w:val="20"/>
          <w:szCs w:val="20"/>
          <w:lang w:eastAsia="en-US"/>
        </w:rPr>
        <w:t>“</w:t>
      </w:r>
      <w:r w:rsidRPr="00857124" w:rsidR="00ED006F">
        <w:rPr>
          <w:rStyle w:val="FontStyle14"/>
          <w:b/>
          <w:sz w:val="20"/>
          <w:szCs w:val="20"/>
          <w:lang w:eastAsia="en-US"/>
        </w:rPr>
        <w:t>Project</w:t>
      </w:r>
      <w:r w:rsidRPr="00857124" w:rsidR="00ED006F">
        <w:rPr>
          <w:rStyle w:val="FontStyle14"/>
          <w:sz w:val="20"/>
          <w:szCs w:val="20"/>
          <w:lang w:eastAsia="en-US"/>
        </w:rPr>
        <w:t>")</w:t>
      </w:r>
      <w:r w:rsidRPr="00857124">
        <w:rPr>
          <w:rStyle w:val="FontStyle14"/>
          <w:sz w:val="20"/>
          <w:szCs w:val="20"/>
          <w:lang w:eastAsia="en-US"/>
        </w:rPr>
        <w:t xml:space="preserve"> and each Party </w:t>
      </w:r>
      <w:r w:rsidRPr="00857124">
        <w:rPr>
          <w:rFonts w:cs="Arial"/>
          <w:sz w:val="20"/>
          <w:szCs w:val="20"/>
        </w:rPr>
        <w:t xml:space="preserve">shall use reasonable endeavours to carry out in a diligent manner those parts of the Project allocated to it, in accordance with the details specified in </w:t>
      </w:r>
      <w:r w:rsidRPr="00857124">
        <w:rPr>
          <w:rFonts w:cs="Arial"/>
          <w:b/>
          <w:sz w:val="20"/>
          <w:szCs w:val="20"/>
        </w:rPr>
        <w:t>Schedule</w:t>
      </w:r>
      <w:r w:rsidRPr="00857124" w:rsidR="0066670A">
        <w:rPr>
          <w:rFonts w:cs="Arial"/>
          <w:b/>
          <w:sz w:val="20"/>
          <w:szCs w:val="20"/>
        </w:rPr>
        <w:t xml:space="preserve"> 1</w:t>
      </w:r>
      <w:r w:rsidRPr="00857124">
        <w:rPr>
          <w:rFonts w:cs="Arial"/>
          <w:sz w:val="20"/>
          <w:szCs w:val="20"/>
        </w:rPr>
        <w:t xml:space="preserve"> to this Agreement</w:t>
      </w:r>
      <w:r w:rsidRPr="00857124" w:rsidR="00B05B22">
        <w:rPr>
          <w:rFonts w:cs="Arial"/>
          <w:sz w:val="20"/>
          <w:szCs w:val="20"/>
        </w:rPr>
        <w:t>.</w:t>
      </w:r>
    </w:p>
    <w:p w:rsidRPr="00857124" w:rsidR="00ED006F" w:rsidP="00FE1A98" w:rsidRDefault="00ED006F" w14:paraId="26E5CD4F" w14:textId="77777777">
      <w:pPr>
        <w:pStyle w:val="Style6"/>
        <w:widowControl/>
        <w:spacing w:line="240" w:lineRule="auto"/>
        <w:ind w:left="720" w:hanging="720"/>
        <w:rPr>
          <w:rStyle w:val="FontStyle14"/>
          <w:sz w:val="20"/>
          <w:szCs w:val="20"/>
          <w:lang w:eastAsia="en-US"/>
        </w:rPr>
      </w:pPr>
    </w:p>
    <w:p w:rsidRPr="00857124" w:rsidR="00ED006F" w:rsidP="00FE1A98" w:rsidRDefault="00ED006F" w14:paraId="59021169" w14:textId="7E2E0C5D">
      <w:pPr>
        <w:pStyle w:val="Style6"/>
        <w:widowControl/>
        <w:spacing w:line="240" w:lineRule="auto"/>
        <w:ind w:left="720" w:hanging="720"/>
        <w:rPr>
          <w:rStyle w:val="FontStyle14"/>
          <w:sz w:val="20"/>
          <w:szCs w:val="20"/>
          <w:lang w:eastAsia="en-US"/>
        </w:rPr>
      </w:pPr>
      <w:r w:rsidRPr="00857124">
        <w:rPr>
          <w:rStyle w:val="FontStyle14"/>
          <w:sz w:val="20"/>
          <w:szCs w:val="20"/>
          <w:lang w:eastAsia="en-US"/>
        </w:rPr>
        <w:t>2.</w:t>
      </w:r>
      <w:r w:rsidRPr="00857124" w:rsidR="00F96194">
        <w:rPr>
          <w:rStyle w:val="FontStyle14"/>
          <w:sz w:val="20"/>
          <w:szCs w:val="20"/>
          <w:lang w:eastAsia="en-US"/>
        </w:rPr>
        <w:t>2</w:t>
      </w:r>
      <w:r w:rsidRPr="00857124">
        <w:rPr>
          <w:rStyle w:val="FontStyle14"/>
          <w:sz w:val="20"/>
          <w:szCs w:val="20"/>
          <w:lang w:eastAsia="en-US"/>
        </w:rPr>
        <w:tab/>
      </w:r>
      <w:bookmarkStart w:name="_Hlk154970336" w:id="1"/>
      <w:r w:rsidRPr="00857124">
        <w:rPr>
          <w:rStyle w:val="FontStyle14"/>
          <w:sz w:val="20"/>
          <w:szCs w:val="20"/>
          <w:lang w:eastAsia="en-US"/>
        </w:rPr>
        <w:t xml:space="preserve">Each Party shall obtain all relevant </w:t>
      </w:r>
      <w:r w:rsidRPr="00857124" w:rsidR="00D91BF3">
        <w:rPr>
          <w:rStyle w:val="FontStyle14"/>
          <w:sz w:val="20"/>
          <w:szCs w:val="20"/>
          <w:lang w:eastAsia="en-US"/>
        </w:rPr>
        <w:t xml:space="preserve">legal, regulatory, </w:t>
      </w:r>
      <w:r w:rsidRPr="00857124">
        <w:rPr>
          <w:rStyle w:val="FontStyle14"/>
          <w:sz w:val="20"/>
          <w:szCs w:val="20"/>
          <w:lang w:eastAsia="en-US"/>
        </w:rPr>
        <w:t>ethic</w:t>
      </w:r>
      <w:r w:rsidRPr="00857124" w:rsidR="004B744D">
        <w:rPr>
          <w:rStyle w:val="FontStyle14"/>
          <w:sz w:val="20"/>
          <w:szCs w:val="20"/>
          <w:lang w:eastAsia="en-US"/>
        </w:rPr>
        <w:t>al</w:t>
      </w:r>
      <w:r w:rsidRPr="00857124">
        <w:rPr>
          <w:rStyle w:val="FontStyle14"/>
          <w:sz w:val="20"/>
          <w:szCs w:val="20"/>
          <w:lang w:eastAsia="en-US"/>
        </w:rPr>
        <w:t xml:space="preserve"> and other approvals </w:t>
      </w:r>
      <w:r w:rsidR="0067029A">
        <w:rPr>
          <w:rStyle w:val="FontStyle14"/>
          <w:sz w:val="20"/>
          <w:szCs w:val="20"/>
          <w:lang w:eastAsia="en-US"/>
        </w:rPr>
        <w:t>and comply with all applicable local laws, regulations and guidelines</w:t>
      </w:r>
      <w:r w:rsidRPr="00857124" w:rsidR="0067029A">
        <w:rPr>
          <w:rStyle w:val="FontStyle14"/>
          <w:sz w:val="20"/>
          <w:szCs w:val="20"/>
          <w:lang w:eastAsia="en-US"/>
        </w:rPr>
        <w:t xml:space="preserve"> </w:t>
      </w:r>
      <w:r w:rsidRPr="00857124">
        <w:rPr>
          <w:rStyle w:val="FontStyle14"/>
          <w:sz w:val="20"/>
          <w:szCs w:val="20"/>
          <w:lang w:eastAsia="en-US"/>
        </w:rPr>
        <w:t xml:space="preserve">as may be relevant for its </w:t>
      </w:r>
      <w:r w:rsidRPr="00857124" w:rsidR="00046F1D">
        <w:rPr>
          <w:rStyle w:val="FontStyle14"/>
          <w:sz w:val="20"/>
          <w:szCs w:val="20"/>
          <w:lang w:eastAsia="en-US"/>
        </w:rPr>
        <w:t>conduct</w:t>
      </w:r>
      <w:r w:rsidRPr="00857124">
        <w:rPr>
          <w:rStyle w:val="FontStyle14"/>
          <w:sz w:val="20"/>
          <w:szCs w:val="20"/>
          <w:lang w:eastAsia="en-US"/>
        </w:rPr>
        <w:t xml:space="preserve"> in the Project</w:t>
      </w:r>
      <w:r w:rsidR="00D01602">
        <w:rPr>
          <w:rStyle w:val="FontStyle14"/>
          <w:sz w:val="20"/>
          <w:szCs w:val="20"/>
          <w:lang w:eastAsia="en-US"/>
        </w:rPr>
        <w:t xml:space="preserve"> </w:t>
      </w:r>
      <w:r w:rsidRPr="00525805" w:rsidR="00D01602">
        <w:rPr>
          <w:rFonts w:eastAsia="Calibri" w:cs="Arial"/>
          <w:sz w:val="20"/>
          <w:szCs w:val="20"/>
        </w:rPr>
        <w:t>in respect of the tasks allotted to it in the Work Plan</w:t>
      </w:r>
      <w:r w:rsidR="00D01602">
        <w:rPr>
          <w:rFonts w:eastAsia="Calibri" w:cs="Arial"/>
          <w:sz w:val="20"/>
          <w:szCs w:val="20"/>
        </w:rPr>
        <w:t xml:space="preserve"> and if requested by a Party, shall </w:t>
      </w:r>
      <w:r w:rsidRPr="00525805" w:rsidR="00D01602">
        <w:rPr>
          <w:rFonts w:cs="Arial"/>
          <w:bCs/>
          <w:iCs/>
          <w:sz w:val="20"/>
          <w:szCs w:val="20"/>
        </w:rPr>
        <w:t xml:space="preserve">cooperate with each other in good faith and do all things reasonably necessary to enable </w:t>
      </w:r>
      <w:r w:rsidR="00D01602">
        <w:rPr>
          <w:rFonts w:cs="Arial"/>
          <w:bCs/>
          <w:iCs/>
          <w:sz w:val="20"/>
          <w:szCs w:val="20"/>
        </w:rPr>
        <w:t>each Party</w:t>
      </w:r>
      <w:r w:rsidRPr="00525805" w:rsidR="00D01602">
        <w:rPr>
          <w:rFonts w:cs="Arial"/>
          <w:bCs/>
          <w:iCs/>
          <w:sz w:val="20"/>
          <w:szCs w:val="20"/>
        </w:rPr>
        <w:t xml:space="preserve"> to comply</w:t>
      </w:r>
      <w:r w:rsidR="00D01602">
        <w:rPr>
          <w:rFonts w:cs="Arial"/>
          <w:bCs/>
          <w:iCs/>
          <w:sz w:val="20"/>
          <w:szCs w:val="20"/>
        </w:rPr>
        <w:t xml:space="preserve"> with the same</w:t>
      </w:r>
      <w:r w:rsidRPr="00857124">
        <w:rPr>
          <w:rStyle w:val="FontStyle14"/>
          <w:sz w:val="20"/>
          <w:szCs w:val="20"/>
          <w:lang w:eastAsia="en-US"/>
        </w:rPr>
        <w:t>.</w:t>
      </w:r>
      <w:bookmarkEnd w:id="1"/>
      <w:r w:rsidR="00754D9D">
        <w:rPr>
          <w:rStyle w:val="FontStyle14"/>
          <w:sz w:val="20"/>
          <w:szCs w:val="20"/>
          <w:lang w:eastAsia="en-US"/>
        </w:rPr>
        <w:t xml:space="preserve"> </w:t>
      </w:r>
    </w:p>
    <w:p w:rsidR="00D01602" w:rsidP="00AC3577" w:rsidRDefault="00D01602" w14:paraId="3E38A02F" w14:textId="77777777">
      <w:pPr>
        <w:pStyle w:val="Style6"/>
        <w:widowControl/>
        <w:spacing w:line="240" w:lineRule="auto"/>
        <w:ind w:left="720" w:hanging="720"/>
        <w:rPr>
          <w:rStyle w:val="FontStyle14"/>
          <w:sz w:val="20"/>
          <w:szCs w:val="20"/>
          <w:lang w:eastAsia="en-US"/>
        </w:rPr>
      </w:pPr>
    </w:p>
    <w:p w:rsidRPr="00F821FD" w:rsidR="009A1200" w:rsidP="00F821FD" w:rsidRDefault="009A1200" w14:paraId="28D51B8F" w14:textId="4E0451AE">
      <w:pPr>
        <w:ind w:left="720" w:hanging="720"/>
        <w:jc w:val="both"/>
        <w:rPr>
          <w:rFonts w:cs="Arial"/>
          <w:w w:val="0"/>
          <w:sz w:val="20"/>
          <w:szCs w:val="20"/>
        </w:rPr>
      </w:pPr>
      <w:r>
        <w:rPr>
          <w:rStyle w:val="FontStyle14"/>
          <w:sz w:val="20"/>
          <w:szCs w:val="20"/>
          <w:lang w:eastAsia="en-US"/>
        </w:rPr>
        <w:t>2.3</w:t>
      </w:r>
      <w:r>
        <w:rPr>
          <w:rStyle w:val="FontStyle14"/>
          <w:sz w:val="20"/>
          <w:szCs w:val="20"/>
          <w:lang w:eastAsia="en-US"/>
        </w:rPr>
        <w:tab/>
      </w:r>
      <w:r w:rsidR="006134E5">
        <w:rPr>
          <w:rStyle w:val="FontStyle14"/>
          <w:sz w:val="20"/>
          <w:szCs w:val="20"/>
          <w:lang w:eastAsia="en-US"/>
        </w:rPr>
        <w:t>A Party</w:t>
      </w:r>
      <w:r w:rsidRPr="00857124" w:rsidR="006134E5">
        <w:rPr>
          <w:rFonts w:cs="Arial"/>
          <w:w w:val="0"/>
          <w:sz w:val="20"/>
          <w:szCs w:val="20"/>
        </w:rPr>
        <w:t xml:space="preserve"> shall be responsible </w:t>
      </w:r>
      <w:r w:rsidR="006134E5">
        <w:rPr>
          <w:rFonts w:cs="Arial"/>
          <w:w w:val="0"/>
          <w:sz w:val="20"/>
          <w:szCs w:val="20"/>
        </w:rPr>
        <w:t xml:space="preserve">for any act or omission of </w:t>
      </w:r>
      <w:r w:rsidRPr="00857124" w:rsidR="006134E5">
        <w:rPr>
          <w:rFonts w:cs="Arial"/>
          <w:w w:val="0"/>
          <w:sz w:val="20"/>
          <w:szCs w:val="20"/>
        </w:rPr>
        <w:t xml:space="preserve">its </w:t>
      </w:r>
      <w:r w:rsidR="006134E5">
        <w:rPr>
          <w:rFonts w:cs="Arial"/>
          <w:w w:val="0"/>
          <w:sz w:val="20"/>
          <w:szCs w:val="20"/>
        </w:rPr>
        <w:t>Authorised Representatives that would have constituted breach of the Party’s obligations under</w:t>
      </w:r>
      <w:r w:rsidRPr="00857124" w:rsidR="006134E5">
        <w:rPr>
          <w:rFonts w:cs="Arial"/>
          <w:w w:val="0"/>
          <w:sz w:val="20"/>
          <w:szCs w:val="20"/>
        </w:rPr>
        <w:t xml:space="preserve"> </w:t>
      </w:r>
      <w:r w:rsidR="006134E5">
        <w:rPr>
          <w:rFonts w:cs="Arial"/>
          <w:w w:val="0"/>
          <w:sz w:val="20"/>
          <w:szCs w:val="20"/>
        </w:rPr>
        <w:t>this Agreement as though it were an act or omission of the Party</w:t>
      </w:r>
      <w:r w:rsidRPr="00857124">
        <w:rPr>
          <w:rFonts w:cs="Arial"/>
          <w:w w:val="0"/>
          <w:sz w:val="20"/>
          <w:szCs w:val="20"/>
        </w:rPr>
        <w:t xml:space="preserve">. </w:t>
      </w:r>
    </w:p>
    <w:p w:rsidR="00754D9D" w:rsidP="00F821FD" w:rsidRDefault="00754D9D" w14:paraId="6DB362C2" w14:textId="77777777">
      <w:pPr>
        <w:pStyle w:val="BodyText"/>
        <w:spacing w:after="0"/>
        <w:jc w:val="both"/>
        <w:rPr>
          <w:rStyle w:val="FontStyle14"/>
          <w:sz w:val="20"/>
          <w:szCs w:val="20"/>
          <w:lang w:eastAsia="en-US"/>
        </w:rPr>
      </w:pPr>
    </w:p>
    <w:p w:rsidRPr="00857124" w:rsidR="00ED006F" w:rsidP="00E97ADB" w:rsidRDefault="00394E1A" w14:paraId="4C96DB6E"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 xml:space="preserve">PRINCIPAL </w:t>
      </w:r>
      <w:r w:rsidRPr="00857124" w:rsidR="00727A22">
        <w:rPr>
          <w:rStyle w:val="FontStyle13"/>
          <w:sz w:val="20"/>
          <w:szCs w:val="20"/>
          <w:lang w:eastAsia="en-US"/>
        </w:rPr>
        <w:t>INVESTIGATORS</w:t>
      </w:r>
    </w:p>
    <w:p w:rsidRPr="00857124" w:rsidR="00DB7670" w:rsidP="00FE1A98" w:rsidRDefault="00DB7670" w14:paraId="526CFA01" w14:textId="77777777">
      <w:pPr>
        <w:jc w:val="both"/>
        <w:rPr>
          <w:rStyle w:val="FontStyle14"/>
          <w:sz w:val="20"/>
          <w:szCs w:val="20"/>
          <w:lang w:eastAsia="en-US"/>
        </w:rPr>
      </w:pPr>
    </w:p>
    <w:p w:rsidRPr="00857124" w:rsidR="00DB7670" w:rsidP="00FE1A98" w:rsidRDefault="00394E1A" w14:paraId="39BFD98C" w14:textId="080B0E23">
      <w:pPr>
        <w:ind w:left="720" w:hanging="720"/>
        <w:jc w:val="both"/>
        <w:rPr>
          <w:rFonts w:eastAsia="Times New Roman" w:cs="Arial"/>
          <w:sz w:val="20"/>
          <w:szCs w:val="20"/>
          <w:lang w:eastAsia="en-US"/>
        </w:rPr>
      </w:pPr>
      <w:r w:rsidRPr="00857124">
        <w:rPr>
          <w:rFonts w:cs="Arial"/>
          <w:sz w:val="20"/>
          <w:szCs w:val="20"/>
        </w:rPr>
        <w:t>3.1</w:t>
      </w:r>
      <w:r w:rsidRPr="00857124">
        <w:rPr>
          <w:rFonts w:cs="Arial"/>
          <w:sz w:val="20"/>
          <w:szCs w:val="20"/>
        </w:rPr>
        <w:tab/>
      </w:r>
      <w:r w:rsidRPr="00857124" w:rsidR="001A0FAD">
        <w:rPr>
          <w:rFonts w:eastAsia="Times New Roman" w:cs="Arial"/>
          <w:sz w:val="20"/>
          <w:szCs w:val="20"/>
          <w:lang w:eastAsia="en-US"/>
        </w:rPr>
        <w:t xml:space="preserve">The Project will be supervised and co-ordinated by </w:t>
      </w:r>
      <w:r w:rsidRPr="00BC4366" w:rsidR="001A0FAD">
        <w:rPr>
          <w:rFonts w:eastAsia="Times New Roman" w:cs="Arial"/>
          <w:sz w:val="20"/>
          <w:szCs w:val="20"/>
          <w:lang w:val="en-US" w:eastAsia="en-US"/>
        </w:rPr>
        <w:t>the principal investigator(s) (each a “</w:t>
      </w:r>
      <w:r w:rsidRPr="00BC4366" w:rsidR="001A0FAD">
        <w:rPr>
          <w:rFonts w:eastAsia="Times New Roman" w:cs="Arial"/>
          <w:b/>
          <w:sz w:val="20"/>
          <w:szCs w:val="20"/>
          <w:lang w:val="en-US" w:eastAsia="en-US"/>
        </w:rPr>
        <w:t>PI</w:t>
      </w:r>
      <w:r w:rsidRPr="00BC4366" w:rsidR="001A0FAD">
        <w:rPr>
          <w:rFonts w:eastAsia="Times New Roman" w:cs="Arial"/>
          <w:sz w:val="20"/>
          <w:szCs w:val="20"/>
          <w:lang w:val="en-US" w:eastAsia="en-US"/>
        </w:rPr>
        <w:t>” and collectively, the “</w:t>
      </w:r>
      <w:r w:rsidRPr="00BC4366" w:rsidR="001A0FAD">
        <w:rPr>
          <w:rFonts w:eastAsia="Times New Roman" w:cs="Arial"/>
          <w:b/>
          <w:sz w:val="20"/>
          <w:szCs w:val="20"/>
          <w:lang w:val="en-US" w:eastAsia="en-US"/>
        </w:rPr>
        <w:t>PIs</w:t>
      </w:r>
      <w:r w:rsidRPr="00BC4366" w:rsidR="001A0FAD">
        <w:rPr>
          <w:rFonts w:eastAsia="Times New Roman" w:cs="Arial"/>
          <w:sz w:val="20"/>
          <w:szCs w:val="20"/>
          <w:lang w:val="en-US" w:eastAsia="en-US"/>
        </w:rPr>
        <w:t xml:space="preserve">”) from each Party as named in </w:t>
      </w:r>
      <w:r w:rsidR="001A0FAD">
        <w:rPr>
          <w:rFonts w:eastAsia="Times New Roman" w:cs="Arial"/>
          <w:b/>
          <w:sz w:val="20"/>
          <w:szCs w:val="20"/>
          <w:lang w:val="en-US" w:eastAsia="en-US"/>
        </w:rPr>
        <w:t>Schedule 1</w:t>
      </w:r>
      <w:r w:rsidRPr="00857124" w:rsidR="00DB7670">
        <w:rPr>
          <w:rFonts w:eastAsia="Times New Roman" w:cs="Arial"/>
          <w:sz w:val="20"/>
          <w:szCs w:val="20"/>
          <w:lang w:eastAsia="en-US"/>
        </w:rPr>
        <w:t>.</w:t>
      </w:r>
    </w:p>
    <w:p w:rsidRPr="00857124" w:rsidR="00DB7670" w:rsidP="00FE1A98" w:rsidRDefault="00DB7670" w14:paraId="100999E4" w14:textId="77777777">
      <w:pPr>
        <w:ind w:left="720" w:hanging="720"/>
        <w:jc w:val="both"/>
        <w:rPr>
          <w:rFonts w:cs="Arial"/>
          <w:sz w:val="20"/>
          <w:szCs w:val="20"/>
        </w:rPr>
      </w:pPr>
    </w:p>
    <w:p w:rsidRPr="004B2844" w:rsidR="00394E1A" w:rsidP="00FE1A98" w:rsidRDefault="00394E1A" w14:paraId="5B6184FC" w14:textId="248D1A3B">
      <w:pPr>
        <w:ind w:left="720" w:hanging="720"/>
        <w:jc w:val="both"/>
        <w:rPr>
          <w:rStyle w:val="FontStyle14"/>
          <w:sz w:val="20"/>
        </w:rPr>
      </w:pPr>
      <w:r w:rsidRPr="00857124">
        <w:rPr>
          <w:rFonts w:cs="Arial"/>
          <w:sz w:val="20"/>
          <w:szCs w:val="20"/>
        </w:rPr>
        <w:t>3.2</w:t>
      </w:r>
      <w:r w:rsidRPr="00857124">
        <w:rPr>
          <w:rFonts w:cs="Arial"/>
          <w:sz w:val="20"/>
          <w:szCs w:val="20"/>
        </w:rPr>
        <w:tab/>
      </w:r>
      <w:r w:rsidRPr="00D00702" w:rsidR="005F670C">
        <w:rPr>
          <w:rFonts w:eastAsia="Times New Roman" w:cs="Arial"/>
          <w:sz w:val="20"/>
          <w:szCs w:val="20"/>
          <w:lang w:val="en-US" w:eastAsia="en-US"/>
        </w:rPr>
        <w:t>In the event that</w:t>
      </w:r>
      <w:r w:rsidRPr="004B2844">
        <w:rPr>
          <w:sz w:val="20"/>
          <w:lang w:val="en-US"/>
        </w:rPr>
        <w:t xml:space="preserve"> any of the PIs are unable to continue to </w:t>
      </w:r>
      <w:r w:rsidRPr="00D00702" w:rsidR="005F670C">
        <w:rPr>
          <w:rFonts w:eastAsia="Times New Roman" w:cs="Arial"/>
          <w:sz w:val="20"/>
          <w:szCs w:val="20"/>
          <w:lang w:val="en-US" w:eastAsia="en-US"/>
        </w:rPr>
        <w:t xml:space="preserve">carry out his/her work under </w:t>
      </w:r>
      <w:r w:rsidRPr="004B2844">
        <w:rPr>
          <w:sz w:val="20"/>
          <w:lang w:val="en-US"/>
        </w:rPr>
        <w:t>the Project</w:t>
      </w:r>
      <w:r w:rsidRPr="00D00702" w:rsidR="005F670C">
        <w:rPr>
          <w:rFonts w:eastAsia="Times New Roman" w:cs="Arial"/>
          <w:sz w:val="20"/>
          <w:szCs w:val="20"/>
          <w:lang w:val="en-US" w:eastAsia="en-US"/>
        </w:rPr>
        <w:t xml:space="preserve"> (the “</w:t>
      </w:r>
      <w:r w:rsidRPr="00D00702" w:rsidR="005F670C">
        <w:rPr>
          <w:rFonts w:eastAsia="Times New Roman" w:cs="Arial"/>
          <w:b/>
          <w:sz w:val="20"/>
          <w:szCs w:val="20"/>
          <w:lang w:val="en-US" w:eastAsia="en-US"/>
        </w:rPr>
        <w:t>Unavailable PI</w:t>
      </w:r>
      <w:r w:rsidRPr="00D00702" w:rsidR="005F670C">
        <w:rPr>
          <w:rFonts w:eastAsia="Times New Roman" w:cs="Arial"/>
          <w:sz w:val="20"/>
          <w:szCs w:val="20"/>
          <w:lang w:val="en-US" w:eastAsia="en-US"/>
        </w:rPr>
        <w:t>”), the Party that originally appointed the Unavailable PI shall notify the other Party promptly</w:t>
      </w:r>
      <w:r w:rsidRPr="004B2844">
        <w:rPr>
          <w:sz w:val="20"/>
          <w:lang w:val="en-US"/>
        </w:rPr>
        <w:t xml:space="preserve"> and </w:t>
      </w:r>
      <w:r w:rsidRPr="00D00702" w:rsidR="005F670C">
        <w:rPr>
          <w:rFonts w:eastAsia="Times New Roman" w:cs="Arial"/>
          <w:sz w:val="20"/>
          <w:szCs w:val="20"/>
          <w:lang w:val="en-US" w:eastAsia="en-US"/>
        </w:rPr>
        <w:t xml:space="preserve">shall appoint </w:t>
      </w:r>
      <w:r w:rsidRPr="004B2844">
        <w:rPr>
          <w:sz w:val="20"/>
          <w:lang w:val="en-US"/>
        </w:rPr>
        <w:t xml:space="preserve">a </w:t>
      </w:r>
      <w:r w:rsidRPr="00D00702" w:rsidR="005F670C">
        <w:rPr>
          <w:rFonts w:eastAsia="Times New Roman" w:cs="Arial"/>
          <w:sz w:val="20"/>
          <w:szCs w:val="20"/>
          <w:lang w:val="en-US" w:eastAsia="en-US"/>
        </w:rPr>
        <w:t>successor to replace such Unavailable PI. If a successor</w:t>
      </w:r>
      <w:r w:rsidRPr="004B2844">
        <w:rPr>
          <w:sz w:val="20"/>
          <w:lang w:val="en-US"/>
        </w:rPr>
        <w:t xml:space="preserve"> acceptable to the Parties is not available </w:t>
      </w:r>
      <w:r w:rsidRPr="00D00702" w:rsidR="005F670C">
        <w:rPr>
          <w:rFonts w:eastAsia="Times New Roman" w:cs="Arial"/>
          <w:sz w:val="20"/>
          <w:szCs w:val="20"/>
          <w:lang w:val="en-US" w:eastAsia="en-US"/>
        </w:rPr>
        <w:t xml:space="preserve">or cannot be found </w:t>
      </w:r>
      <w:r w:rsidRPr="004B2844">
        <w:rPr>
          <w:sz w:val="20"/>
          <w:lang w:val="en-US"/>
        </w:rPr>
        <w:t xml:space="preserve">within </w:t>
      </w:r>
      <w:r w:rsidRPr="004B2844" w:rsidR="00DB7670">
        <w:rPr>
          <w:sz w:val="20"/>
          <w:lang w:val="en-US"/>
        </w:rPr>
        <w:t>thirty (</w:t>
      </w:r>
      <w:r w:rsidRPr="004B2844">
        <w:rPr>
          <w:sz w:val="20"/>
          <w:lang w:val="en-US"/>
        </w:rPr>
        <w:t>30</w:t>
      </w:r>
      <w:r w:rsidRPr="004B2844" w:rsidR="00DB7670">
        <w:rPr>
          <w:sz w:val="20"/>
          <w:lang w:val="en-US"/>
        </w:rPr>
        <w:t>)</w:t>
      </w:r>
      <w:r w:rsidRPr="004B2844">
        <w:rPr>
          <w:sz w:val="20"/>
          <w:lang w:val="en-US"/>
        </w:rPr>
        <w:t xml:space="preserve"> days of the unavailability of the </w:t>
      </w:r>
      <w:r w:rsidRPr="00D00702" w:rsidR="005F670C">
        <w:rPr>
          <w:rFonts w:eastAsia="Times New Roman" w:cs="Arial"/>
          <w:sz w:val="20"/>
          <w:szCs w:val="20"/>
          <w:lang w:val="en-US" w:eastAsia="en-US"/>
        </w:rPr>
        <w:t xml:space="preserve">Unavailable PI, or any additional period as agreed in writing between the Parties, and </w:t>
      </w:r>
      <w:r w:rsidRPr="00D00702" w:rsidR="005F670C">
        <w:rPr>
          <w:rFonts w:cs="Arial"/>
          <w:sz w:val="20"/>
          <w:szCs w:val="20"/>
        </w:rPr>
        <w:t>the Parties are unable to agree upon any option to allow the Project to proceed in its original or amended form</w:t>
      </w:r>
      <w:r w:rsidRPr="004B2844">
        <w:rPr>
          <w:sz w:val="20"/>
          <w:lang w:val="en-US"/>
        </w:rPr>
        <w:t xml:space="preserve">, this Agreement </w:t>
      </w:r>
      <w:r w:rsidRPr="004B2844" w:rsidR="00B64936">
        <w:rPr>
          <w:sz w:val="20"/>
          <w:lang w:val="en-US"/>
        </w:rPr>
        <w:t>may</w:t>
      </w:r>
      <w:r w:rsidRPr="004B2844">
        <w:rPr>
          <w:sz w:val="20"/>
          <w:lang w:val="en-US"/>
        </w:rPr>
        <w:t xml:space="preserve"> be terminated </w:t>
      </w:r>
      <w:r w:rsidRPr="004B2844" w:rsidR="004D016B">
        <w:rPr>
          <w:sz w:val="20"/>
          <w:lang w:val="en-US"/>
        </w:rPr>
        <w:t>in accordance with Clause 1</w:t>
      </w:r>
      <w:r w:rsidRPr="004B2844" w:rsidR="004937FA">
        <w:rPr>
          <w:sz w:val="20"/>
          <w:lang w:val="en-US"/>
        </w:rPr>
        <w:t>2</w:t>
      </w:r>
      <w:r w:rsidRPr="004B2844" w:rsidR="004D016B">
        <w:rPr>
          <w:sz w:val="20"/>
          <w:lang w:val="en-US"/>
        </w:rPr>
        <w:t>.</w:t>
      </w:r>
      <w:r w:rsidR="00CF1AD1">
        <w:rPr>
          <w:sz w:val="20"/>
          <w:lang w:val="en-US"/>
        </w:rPr>
        <w:t>2(c)</w:t>
      </w:r>
      <w:r w:rsidRPr="004B2844">
        <w:rPr>
          <w:sz w:val="20"/>
          <w:lang w:val="en-US"/>
        </w:rPr>
        <w:t>.</w:t>
      </w:r>
    </w:p>
    <w:p w:rsidRPr="00857124" w:rsidR="00566CCD" w:rsidP="00FE1A98" w:rsidRDefault="00566CCD" w14:paraId="4737AA7D" w14:textId="77777777">
      <w:pPr>
        <w:pStyle w:val="Style6"/>
        <w:widowControl/>
        <w:tabs>
          <w:tab w:val="left" w:pos="672"/>
        </w:tabs>
        <w:spacing w:line="240" w:lineRule="auto"/>
        <w:ind w:firstLine="0"/>
        <w:rPr>
          <w:rStyle w:val="FontStyle14"/>
          <w:sz w:val="20"/>
          <w:szCs w:val="20"/>
          <w:lang w:eastAsia="en-US"/>
        </w:rPr>
      </w:pPr>
    </w:p>
    <w:p w:rsidRPr="00857124" w:rsidR="00ED006F" w:rsidP="00E97ADB" w:rsidRDefault="005A0358" w14:paraId="3D944950" w14:textId="0F7D0BB8">
      <w:pPr>
        <w:pStyle w:val="Style7"/>
        <w:widowControl/>
        <w:numPr>
          <w:ilvl w:val="0"/>
          <w:numId w:val="6"/>
        </w:numPr>
        <w:tabs>
          <w:tab w:val="clear" w:pos="1080"/>
        </w:tabs>
        <w:ind w:left="720"/>
        <w:jc w:val="both"/>
        <w:rPr>
          <w:rStyle w:val="FontStyle13"/>
          <w:sz w:val="20"/>
          <w:szCs w:val="20"/>
          <w:lang w:eastAsia="en-US"/>
        </w:rPr>
      </w:pPr>
      <w:r>
        <w:rPr>
          <w:rStyle w:val="FontStyle13"/>
          <w:sz w:val="20"/>
          <w:szCs w:val="20"/>
          <w:lang w:eastAsia="en-US"/>
        </w:rPr>
        <w:t>TERM</w:t>
      </w:r>
    </w:p>
    <w:p w:rsidRPr="00857124" w:rsidR="00ED006F" w:rsidP="00FE1A98" w:rsidRDefault="00ED006F" w14:paraId="7CCD5BF9" w14:textId="77777777">
      <w:pPr>
        <w:pStyle w:val="Style7"/>
        <w:widowControl/>
        <w:tabs>
          <w:tab w:val="left" w:pos="682"/>
        </w:tabs>
        <w:ind w:left="360"/>
        <w:jc w:val="both"/>
        <w:rPr>
          <w:rStyle w:val="FontStyle13"/>
          <w:sz w:val="20"/>
          <w:szCs w:val="20"/>
          <w:lang w:eastAsia="en-US"/>
        </w:rPr>
      </w:pPr>
    </w:p>
    <w:p w:rsidRPr="00F821FD" w:rsidR="005A0358" w:rsidP="00F821FD" w:rsidRDefault="002A4D39" w14:paraId="6D6C23A0" w14:textId="46E42439">
      <w:pPr>
        <w:pStyle w:val="Style3"/>
        <w:widowControl/>
        <w:spacing w:line="240" w:lineRule="auto"/>
        <w:ind w:left="720"/>
        <w:rPr>
          <w:rStyle w:val="FontStyle14"/>
          <w:rFonts w:eastAsia="Times New Roman"/>
          <w:sz w:val="20"/>
          <w:szCs w:val="20"/>
          <w:lang w:val="en-US" w:eastAsia="en-US"/>
        </w:rPr>
      </w:pPr>
      <w:r w:rsidRPr="00F821FD">
        <w:rPr>
          <w:rStyle w:val="FontStyle14"/>
          <w:sz w:val="20"/>
          <w:szCs w:val="20"/>
          <w:lang w:eastAsia="en-US"/>
        </w:rPr>
        <w:t>T</w:t>
      </w:r>
      <w:r w:rsidRPr="00F821FD" w:rsidR="005A0358">
        <w:rPr>
          <w:rFonts w:eastAsia="Times New Roman" w:cs="Arial"/>
          <w:sz w:val="20"/>
          <w:szCs w:val="20"/>
          <w:lang w:val="en-US" w:eastAsia="en-US"/>
        </w:rPr>
        <w:t xml:space="preserve">he Term of this Agreement shall commence on the Effective Date and </w:t>
      </w:r>
      <w:r w:rsidRPr="00F821FD" w:rsidR="006275FC">
        <w:rPr>
          <w:rFonts w:eastAsia="Times New Roman" w:cs="Arial"/>
          <w:sz w:val="20"/>
          <w:szCs w:val="20"/>
          <w:lang w:val="en-US" w:eastAsia="en-US"/>
        </w:rPr>
        <w:t>unless</w:t>
      </w:r>
      <w:r w:rsidRPr="00F821FD">
        <w:rPr>
          <w:rFonts w:eastAsia="Times New Roman" w:cs="Arial"/>
          <w:sz w:val="20"/>
          <w:szCs w:val="20"/>
          <w:lang w:val="en-US" w:eastAsia="en-US"/>
        </w:rPr>
        <w:t xml:space="preserve"> </w:t>
      </w:r>
      <w:r w:rsidRPr="00F821FD" w:rsidR="00CA7F11">
        <w:rPr>
          <w:rFonts w:eastAsia="Times New Roman" w:cs="Arial"/>
          <w:sz w:val="20"/>
          <w:szCs w:val="20"/>
          <w:lang w:val="en-US" w:eastAsia="en-US"/>
        </w:rPr>
        <w:t>otherwise</w:t>
      </w:r>
      <w:r w:rsidRPr="00F821FD">
        <w:rPr>
          <w:rFonts w:eastAsia="Times New Roman" w:cs="Arial"/>
          <w:sz w:val="20"/>
          <w:szCs w:val="20"/>
          <w:lang w:val="en-US" w:eastAsia="en-US"/>
        </w:rPr>
        <w:t xml:space="preserve"> terminated in accordance with </w:t>
      </w:r>
      <w:r w:rsidRPr="00F821FD" w:rsidR="00F82F88">
        <w:rPr>
          <w:rFonts w:eastAsia="Times New Roman" w:cs="Arial"/>
          <w:sz w:val="20"/>
          <w:szCs w:val="20"/>
          <w:lang w:val="en-US" w:eastAsia="en-US"/>
        </w:rPr>
        <w:t>Clause 12 or Clause 16</w:t>
      </w:r>
      <w:r w:rsidRPr="00F821FD">
        <w:rPr>
          <w:rFonts w:eastAsia="Times New Roman" w:cs="Arial"/>
          <w:sz w:val="20"/>
          <w:szCs w:val="20"/>
          <w:lang w:val="en-US" w:eastAsia="en-US"/>
        </w:rPr>
        <w:t xml:space="preserve"> of this Agreement</w:t>
      </w:r>
      <w:r w:rsidRPr="00F821FD" w:rsidR="0087000B">
        <w:rPr>
          <w:rFonts w:eastAsia="Times New Roman" w:cs="Arial"/>
          <w:sz w:val="20"/>
          <w:szCs w:val="20"/>
          <w:lang w:val="en-US" w:eastAsia="en-US"/>
        </w:rPr>
        <w:t xml:space="preserve"> or terminated or extended by the Parties by mutual agreement in writing</w:t>
      </w:r>
      <w:r w:rsidRPr="00F821FD" w:rsidR="005A0358">
        <w:rPr>
          <w:rFonts w:eastAsia="Times New Roman" w:cs="Arial"/>
          <w:sz w:val="20"/>
          <w:szCs w:val="20"/>
          <w:lang w:val="en-US" w:eastAsia="en-US"/>
        </w:rPr>
        <w:t xml:space="preserve">, </w:t>
      </w:r>
      <w:r w:rsidRPr="00F821FD">
        <w:rPr>
          <w:rFonts w:eastAsia="Times New Roman" w:cs="Arial"/>
          <w:sz w:val="20"/>
          <w:szCs w:val="20"/>
          <w:lang w:val="en-US" w:eastAsia="en-US"/>
        </w:rPr>
        <w:t xml:space="preserve">shall </w:t>
      </w:r>
      <w:r w:rsidRPr="00F821FD" w:rsidR="005A0358">
        <w:rPr>
          <w:rFonts w:eastAsia="Times New Roman" w:cs="Arial"/>
          <w:sz w:val="20"/>
          <w:szCs w:val="20"/>
          <w:lang w:val="en-US" w:eastAsia="en-US"/>
        </w:rPr>
        <w:t>continue thereafter until the</w:t>
      </w:r>
      <w:r w:rsidRPr="00F821FD" w:rsidR="005A0358">
        <w:rPr>
          <w:rFonts w:cs="Arial"/>
          <w:sz w:val="20"/>
          <w:szCs w:val="20"/>
        </w:rPr>
        <w:t xml:space="preserve"> date of the close-out of the Project as agreed by all the PIs named </w:t>
      </w:r>
      <w:r w:rsidRPr="00F821FD" w:rsidR="006275FC">
        <w:rPr>
          <w:rFonts w:cs="Arial"/>
          <w:sz w:val="20"/>
          <w:szCs w:val="20"/>
        </w:rPr>
        <w:t xml:space="preserve">in the </w:t>
      </w:r>
      <w:r w:rsidRPr="00F821FD" w:rsidR="00552A18">
        <w:rPr>
          <w:rFonts w:cs="Arial"/>
          <w:sz w:val="20"/>
          <w:szCs w:val="20"/>
        </w:rPr>
        <w:t>Work Plan</w:t>
      </w:r>
      <w:r w:rsidRPr="00F821FD" w:rsidR="005A0358">
        <w:rPr>
          <w:rFonts w:cs="Arial"/>
          <w:sz w:val="20"/>
          <w:szCs w:val="20"/>
        </w:rPr>
        <w:t xml:space="preserve"> and confirmed in writing by the </w:t>
      </w:r>
      <w:r w:rsidRPr="00F821FD" w:rsidR="005F670C">
        <w:rPr>
          <w:rFonts w:cs="Arial"/>
          <w:sz w:val="20"/>
          <w:szCs w:val="20"/>
        </w:rPr>
        <w:t xml:space="preserve">Host </w:t>
      </w:r>
      <w:r w:rsidRPr="00F821FD" w:rsidR="005A0358">
        <w:rPr>
          <w:rFonts w:cs="Arial"/>
          <w:sz w:val="20"/>
          <w:szCs w:val="20"/>
        </w:rPr>
        <w:t>Institution</w:t>
      </w:r>
      <w:r w:rsidRPr="00F821FD" w:rsidR="005F670C">
        <w:rPr>
          <w:rFonts w:cs="Arial"/>
          <w:sz w:val="20"/>
          <w:szCs w:val="20"/>
        </w:rPr>
        <w:t>,</w:t>
      </w:r>
      <w:r w:rsidRPr="00F821FD" w:rsidR="005A0358">
        <w:rPr>
          <w:rFonts w:cs="Arial"/>
          <w:sz w:val="20"/>
          <w:szCs w:val="20"/>
        </w:rPr>
        <w:t xml:space="preserve"> such written confirmation to be on the letterhead of the </w:t>
      </w:r>
      <w:r w:rsidRPr="00F821FD" w:rsidR="005F670C">
        <w:rPr>
          <w:rFonts w:cs="Arial"/>
          <w:sz w:val="20"/>
          <w:szCs w:val="20"/>
        </w:rPr>
        <w:t xml:space="preserve">Host </w:t>
      </w:r>
      <w:r w:rsidRPr="00F821FD" w:rsidR="005A0358">
        <w:rPr>
          <w:rFonts w:cs="Arial"/>
          <w:sz w:val="20"/>
          <w:szCs w:val="20"/>
        </w:rPr>
        <w:t>Institution</w:t>
      </w:r>
      <w:r w:rsidRPr="00F821FD" w:rsidR="005F670C">
        <w:rPr>
          <w:rFonts w:cs="Arial"/>
          <w:sz w:val="20"/>
          <w:szCs w:val="20"/>
        </w:rPr>
        <w:t xml:space="preserve"> and</w:t>
      </w:r>
      <w:r w:rsidRPr="00F821FD" w:rsidR="005A0358">
        <w:rPr>
          <w:rFonts w:cs="Arial"/>
          <w:sz w:val="20"/>
          <w:szCs w:val="20"/>
        </w:rPr>
        <w:t xml:space="preserve"> sent to the other Party by electronic mail</w:t>
      </w:r>
      <w:r w:rsidRPr="00F821FD" w:rsidR="005F670C">
        <w:rPr>
          <w:rFonts w:cs="Arial"/>
          <w:sz w:val="20"/>
          <w:szCs w:val="20"/>
        </w:rPr>
        <w:t xml:space="preserve"> or other mutually agreeable form</w:t>
      </w:r>
      <w:r w:rsidRPr="00F821FD" w:rsidR="005F670C">
        <w:rPr>
          <w:rFonts w:eastAsia="Times New Roman" w:cs="Arial"/>
          <w:sz w:val="20"/>
          <w:szCs w:val="20"/>
          <w:lang w:val="en-US" w:eastAsia="en-US"/>
        </w:rPr>
        <w:t xml:space="preserve">. The Parties further agree that they shall </w:t>
      </w:r>
      <w:proofErr w:type="spellStart"/>
      <w:r w:rsidRPr="00F821FD" w:rsidR="005F670C">
        <w:rPr>
          <w:rFonts w:eastAsia="Times New Roman" w:cs="Arial"/>
          <w:sz w:val="20"/>
          <w:szCs w:val="20"/>
          <w:lang w:val="en-US" w:eastAsia="en-US"/>
        </w:rPr>
        <w:t>endeavour</w:t>
      </w:r>
      <w:proofErr w:type="spellEnd"/>
      <w:r w:rsidRPr="00F821FD" w:rsidR="005F670C">
        <w:rPr>
          <w:rFonts w:eastAsia="Times New Roman" w:cs="Arial"/>
          <w:sz w:val="20"/>
          <w:szCs w:val="20"/>
          <w:lang w:val="en-US" w:eastAsia="en-US"/>
        </w:rPr>
        <w:t xml:space="preserve"> to close-out the Project by </w:t>
      </w:r>
      <w:ins w:author="SGH RIO" w:date="2025-09-16T17:58:00Z" w:id="2">
        <w:r w:rsidR="00D66022">
          <w:rPr>
            <w:rFonts w:eastAsia="Times New Roman" w:cs="Arial"/>
            <w:sz w:val="20"/>
            <w:szCs w:val="20"/>
            <w:highlight w:val="yellow"/>
            <w:lang w:val="en-US" w:eastAsia="en-US"/>
          </w:rPr>
          <w:t>[date</w:t>
        </w:r>
      </w:ins>
      <w:ins w:author="SGH RIO" w:date="2025-09-16T17:57:00Z" w:id="3">
        <w:r w:rsidR="00D66022">
          <w:rPr>
            <w:rFonts w:eastAsia="Times New Roman" w:cs="Arial"/>
            <w:sz w:val="20"/>
            <w:szCs w:val="20"/>
            <w:lang w:val="en-US" w:eastAsia="en-US"/>
          </w:rPr>
          <w:t>]</w:t>
        </w:r>
      </w:ins>
      <w:r w:rsidRPr="00F821FD" w:rsidR="005F670C">
        <w:rPr>
          <w:rFonts w:eastAsia="Times New Roman" w:cs="Arial"/>
          <w:sz w:val="20"/>
          <w:szCs w:val="20"/>
          <w:lang w:val="en-US" w:eastAsia="en-US"/>
        </w:rPr>
        <w:t>.</w:t>
      </w:r>
      <w:r w:rsidR="006275FC">
        <w:rPr>
          <w:rFonts w:eastAsia="Times New Roman" w:cs="Arial"/>
          <w:sz w:val="20"/>
          <w:szCs w:val="20"/>
          <w:lang w:val="en-US" w:eastAsia="en-US"/>
        </w:rPr>
        <w:t xml:space="preserve"> </w:t>
      </w:r>
    </w:p>
    <w:p w:rsidRPr="00857124" w:rsidR="005A0358" w:rsidP="00FE1A98" w:rsidRDefault="005A0358" w14:paraId="4DB0FFE3" w14:textId="77777777">
      <w:pPr>
        <w:pStyle w:val="Style3"/>
        <w:widowControl/>
        <w:spacing w:line="240" w:lineRule="auto"/>
        <w:ind w:left="677"/>
        <w:rPr>
          <w:rStyle w:val="FontStyle14"/>
          <w:sz w:val="20"/>
          <w:szCs w:val="20"/>
          <w:lang w:eastAsia="en-US"/>
        </w:rPr>
      </w:pPr>
    </w:p>
    <w:p w:rsidRPr="00857124" w:rsidR="00ED006F" w:rsidP="00E97ADB" w:rsidRDefault="00ED006F" w14:paraId="4CB0AF43" w14:textId="77777777">
      <w:pPr>
        <w:pStyle w:val="Style7"/>
        <w:widowControl/>
        <w:numPr>
          <w:ilvl w:val="0"/>
          <w:numId w:val="6"/>
        </w:numPr>
        <w:tabs>
          <w:tab w:val="clear" w:pos="1080"/>
        </w:tabs>
        <w:ind w:left="720"/>
        <w:jc w:val="both"/>
        <w:rPr>
          <w:rStyle w:val="FontStyle13"/>
          <w:sz w:val="20"/>
          <w:szCs w:val="20"/>
          <w:lang w:eastAsia="en-US"/>
        </w:rPr>
      </w:pPr>
      <w:r w:rsidRPr="00857124">
        <w:rPr>
          <w:rStyle w:val="FontStyle13"/>
          <w:sz w:val="20"/>
          <w:szCs w:val="20"/>
          <w:lang w:eastAsia="en-US"/>
        </w:rPr>
        <w:t>PROJECT CONTRIBUTIONS</w:t>
      </w:r>
    </w:p>
    <w:p w:rsidRPr="00857124" w:rsidR="00ED006F" w:rsidP="00FE1A98" w:rsidRDefault="00ED006F" w14:paraId="3140687F" w14:textId="77777777">
      <w:pPr>
        <w:pStyle w:val="Style7"/>
        <w:widowControl/>
        <w:tabs>
          <w:tab w:val="left" w:pos="682"/>
        </w:tabs>
        <w:jc w:val="both"/>
        <w:rPr>
          <w:rStyle w:val="FontStyle13"/>
          <w:sz w:val="20"/>
          <w:szCs w:val="20"/>
          <w:lang w:eastAsia="en-US"/>
        </w:rPr>
      </w:pPr>
    </w:p>
    <w:p w:rsidRPr="00857124" w:rsidR="00ED006F" w:rsidP="00FE1A98" w:rsidRDefault="00ED006F" w14:paraId="0EF58ABC" w14:textId="411E7F62">
      <w:pPr>
        <w:pStyle w:val="Style6"/>
        <w:widowControl/>
        <w:tabs>
          <w:tab w:val="left" w:pos="677"/>
        </w:tabs>
        <w:spacing w:line="240" w:lineRule="auto"/>
        <w:ind w:left="720" w:firstLine="0"/>
        <w:rPr>
          <w:rStyle w:val="FontStyle14"/>
          <w:sz w:val="20"/>
          <w:szCs w:val="20"/>
          <w:lang w:eastAsia="en-US"/>
        </w:rPr>
      </w:pPr>
      <w:r w:rsidRPr="00857124">
        <w:rPr>
          <w:rStyle w:val="FontStyle14"/>
          <w:sz w:val="20"/>
          <w:szCs w:val="20"/>
          <w:lang w:eastAsia="en-US"/>
        </w:rPr>
        <w:t>Each Party will make such contributions in terms of manpower deployment, equipment, facilities</w:t>
      </w:r>
      <w:r w:rsidRPr="00857124" w:rsidR="00675A3D">
        <w:rPr>
          <w:rStyle w:val="FontStyle14"/>
          <w:sz w:val="20"/>
          <w:szCs w:val="20"/>
          <w:lang w:eastAsia="en-US"/>
        </w:rPr>
        <w:t>, resources</w:t>
      </w:r>
      <w:r w:rsidRPr="00857124">
        <w:rPr>
          <w:rStyle w:val="FontStyle14"/>
          <w:sz w:val="20"/>
          <w:szCs w:val="20"/>
          <w:lang w:eastAsia="en-US"/>
        </w:rPr>
        <w:t xml:space="preserve"> and other contributions as specified in the </w:t>
      </w:r>
      <w:r w:rsidR="00552A18">
        <w:rPr>
          <w:rStyle w:val="FontStyle14"/>
          <w:sz w:val="20"/>
          <w:szCs w:val="20"/>
          <w:lang w:eastAsia="en-US"/>
        </w:rPr>
        <w:t>Work Plan</w:t>
      </w:r>
      <w:r w:rsidRPr="00857124">
        <w:rPr>
          <w:rStyle w:val="FontStyle14"/>
          <w:sz w:val="20"/>
          <w:szCs w:val="20"/>
          <w:lang w:eastAsia="en-US"/>
        </w:rPr>
        <w:t xml:space="preserve">, or as agreed from time to time by the Parties in writing.  </w:t>
      </w:r>
    </w:p>
    <w:p w:rsidRPr="00857124" w:rsidR="00566CCD" w:rsidP="00FE1A98" w:rsidRDefault="00566CCD" w14:paraId="7CD8036B" w14:textId="77777777">
      <w:pPr>
        <w:pStyle w:val="Style6"/>
        <w:widowControl/>
        <w:tabs>
          <w:tab w:val="left" w:pos="667"/>
        </w:tabs>
        <w:spacing w:line="240" w:lineRule="auto"/>
        <w:ind w:firstLine="0"/>
        <w:rPr>
          <w:rStyle w:val="FontStyle14"/>
          <w:sz w:val="20"/>
          <w:szCs w:val="20"/>
          <w:lang w:eastAsia="en-US"/>
        </w:rPr>
      </w:pPr>
    </w:p>
    <w:p w:rsidRPr="00857124" w:rsidR="00ED006F" w:rsidP="00E97ADB" w:rsidRDefault="00ED006F" w14:paraId="060817C3"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PUBLICATIONS</w:t>
      </w:r>
    </w:p>
    <w:p w:rsidR="00F821FD" w:rsidP="00AE337C" w:rsidRDefault="00F821FD" w14:paraId="46609AB9" w14:textId="77777777">
      <w:pPr>
        <w:jc w:val="both"/>
        <w:rPr>
          <w:rFonts w:cs="Arial"/>
          <w:sz w:val="20"/>
          <w:szCs w:val="20"/>
          <w:bdr w:val="none" w:color="auto" w:sz="0" w:space="0" w:frame="1"/>
        </w:rPr>
      </w:pPr>
      <w:bookmarkStart w:name="_Hlk154970680" w:id="4"/>
    </w:p>
    <w:p w:rsidRPr="006F7800" w:rsidR="00F821FD" w:rsidP="00F821FD" w:rsidRDefault="00F821FD" w14:paraId="12652C99" w14:textId="77777777">
      <w:pPr>
        <w:pStyle w:val="xmsobodytextindent"/>
        <w:spacing w:before="0" w:beforeAutospacing="0" w:after="0" w:afterAutospacing="0"/>
        <w:ind w:left="720" w:hanging="720"/>
        <w:jc w:val="both"/>
        <w:textAlignment w:val="baseline"/>
        <w:rPr>
          <w:rFonts w:ascii="Arial" w:hAnsi="Arial" w:cs="Arial"/>
          <w:sz w:val="20"/>
          <w:szCs w:val="20"/>
          <w:bdr w:val="none" w:color="auto" w:sz="0" w:space="0" w:frame="1"/>
          <w:lang w:val="en-SG"/>
        </w:rPr>
      </w:pPr>
      <w:r w:rsidRPr="006F7800">
        <w:rPr>
          <w:rFonts w:ascii="Arial" w:hAnsi="Arial" w:cs="Arial"/>
          <w:sz w:val="20"/>
          <w:szCs w:val="20"/>
          <w:bdr w:val="none" w:color="auto" w:sz="0" w:space="0" w:frame="1"/>
          <w:lang w:val="en-SG"/>
        </w:rPr>
        <w:t>6.1</w:t>
      </w:r>
      <w:r w:rsidRPr="006F7800">
        <w:rPr>
          <w:rFonts w:ascii="Arial" w:hAnsi="Arial" w:cs="Arial"/>
          <w:sz w:val="20"/>
          <w:szCs w:val="20"/>
          <w:bdr w:val="none" w:color="auto" w:sz="0" w:space="0" w:frame="1"/>
          <w:lang w:val="en-SG"/>
        </w:rPr>
        <w:tab/>
      </w:r>
      <w:r w:rsidRPr="006F7800">
        <w:rPr>
          <w:rFonts w:ascii="Arial" w:hAnsi="Arial" w:cs="Arial"/>
          <w:sz w:val="20"/>
          <w:szCs w:val="20"/>
          <w:bdr w:val="none" w:color="auto" w:sz="0" w:space="0" w:frame="1"/>
          <w:lang w:val="en-SG"/>
        </w:rPr>
        <w:t>The Parties intend to jointly publish and present, at any symposia, national or international professional meeting, or in any journal, thesis, dissertation, newspaper or otherwise, the data, findings, methods and results derived from the Project (“</w:t>
      </w:r>
      <w:r w:rsidRPr="006F7800">
        <w:rPr>
          <w:rFonts w:ascii="Arial" w:hAnsi="Arial" w:cs="Arial"/>
          <w:b/>
          <w:bCs/>
          <w:sz w:val="20"/>
          <w:szCs w:val="20"/>
          <w:bdr w:val="none" w:color="auto" w:sz="0" w:space="0" w:frame="1"/>
          <w:lang w:val="en-SG"/>
        </w:rPr>
        <w:t>Joint Publications</w:t>
      </w:r>
      <w:r w:rsidRPr="006F7800">
        <w:rPr>
          <w:rFonts w:ascii="Arial" w:hAnsi="Arial" w:cs="Arial"/>
          <w:sz w:val="20"/>
          <w:szCs w:val="20"/>
          <w:bdr w:val="none" w:color="auto" w:sz="0" w:space="0" w:frame="1"/>
          <w:lang w:val="en-SG"/>
        </w:rPr>
        <w:t xml:space="preserve">”). </w:t>
      </w:r>
      <w:r w:rsidRPr="006F7800" w:rsidDel="00467CB6">
        <w:rPr>
          <w:rFonts w:ascii="Arial" w:hAnsi="Arial" w:cs="Arial"/>
          <w:sz w:val="20"/>
          <w:szCs w:val="20"/>
        </w:rPr>
        <w:t xml:space="preserve"> </w:t>
      </w:r>
      <w:r w:rsidRPr="006F7800">
        <w:rPr>
          <w:rFonts w:ascii="Arial" w:hAnsi="Arial" w:cs="Arial"/>
          <w:sz w:val="20"/>
          <w:szCs w:val="20"/>
        </w:rPr>
        <w:t>Each</w:t>
      </w:r>
      <w:r w:rsidRPr="006F7800">
        <w:rPr>
          <w:rFonts w:ascii="Arial" w:hAnsi="Arial" w:cs="Arial"/>
          <w:sz w:val="20"/>
          <w:szCs w:val="20"/>
          <w:bdr w:val="none" w:color="auto" w:sz="0" w:space="0" w:frame="1"/>
          <w:lang w:val="en-SG"/>
        </w:rPr>
        <w:t xml:space="preserve"> Joint Publication shall be made at a mutually acceptable forum and/ or </w:t>
      </w:r>
      <w:r w:rsidRPr="006F7800">
        <w:rPr>
          <w:rFonts w:ascii="Arial" w:hAnsi="Arial" w:cs="Arial"/>
          <w:sz w:val="20"/>
          <w:szCs w:val="20"/>
          <w:shd w:val="clear" w:color="auto" w:fill="FFFFFF"/>
        </w:rPr>
        <w:t>in a mutually acceptable scientific journal.</w:t>
      </w:r>
    </w:p>
    <w:p w:rsidRPr="006F7800" w:rsidR="00F821FD" w:rsidP="00F821FD" w:rsidRDefault="00F821FD" w14:paraId="4E6C968A" w14:textId="77777777">
      <w:pPr>
        <w:pStyle w:val="xmsobodytextindent"/>
        <w:spacing w:before="0" w:beforeAutospacing="0" w:after="0" w:afterAutospacing="0"/>
        <w:jc w:val="both"/>
        <w:textAlignment w:val="baseline"/>
        <w:rPr>
          <w:rFonts w:ascii="Arial" w:hAnsi="Arial" w:cs="Arial"/>
          <w:sz w:val="20"/>
          <w:szCs w:val="20"/>
          <w:bdr w:val="none" w:color="auto" w:sz="0" w:space="0" w:frame="1"/>
          <w:lang w:val="en-SG"/>
        </w:rPr>
      </w:pPr>
      <w:r w:rsidRPr="006F7800">
        <w:rPr>
          <w:rFonts w:ascii="Arial" w:hAnsi="Arial" w:cs="Arial"/>
          <w:sz w:val="20"/>
          <w:szCs w:val="20"/>
        </w:rPr>
        <w:t> </w:t>
      </w:r>
    </w:p>
    <w:p w:rsidRPr="006F7800" w:rsidR="00F821FD" w:rsidP="00F821FD" w:rsidRDefault="00F821FD" w14:paraId="36D80560" w14:textId="1F2AA8A7">
      <w:pPr>
        <w:pStyle w:val="xmsobodytextindent"/>
        <w:spacing w:before="0" w:beforeAutospacing="0" w:after="0" w:afterAutospacing="0"/>
        <w:ind w:left="720" w:hanging="720"/>
        <w:jc w:val="both"/>
        <w:textAlignment w:val="baseline"/>
        <w:rPr>
          <w:rFonts w:ascii="Arial" w:hAnsi="Arial" w:cs="Arial"/>
          <w:sz w:val="20"/>
          <w:szCs w:val="20"/>
          <w:bdr w:val="none" w:color="auto" w:sz="0" w:space="0" w:frame="1"/>
          <w:lang w:val="en-SG"/>
        </w:rPr>
      </w:pPr>
      <w:r w:rsidRPr="006F7800">
        <w:rPr>
          <w:rFonts w:ascii="Arial" w:hAnsi="Arial" w:cs="Arial"/>
          <w:sz w:val="20"/>
          <w:szCs w:val="20"/>
          <w:bdr w:val="none" w:color="auto" w:sz="0" w:space="0" w:frame="1"/>
          <w:lang w:val="en-SG"/>
        </w:rPr>
        <w:t>6.2</w:t>
      </w:r>
      <w:r w:rsidRPr="006F7800">
        <w:rPr>
          <w:rFonts w:ascii="Arial" w:hAnsi="Arial" w:cs="Arial"/>
          <w:sz w:val="20"/>
          <w:szCs w:val="20"/>
          <w:bdr w:val="none" w:color="auto" w:sz="0" w:space="0" w:frame="1"/>
          <w:lang w:val="en-SG"/>
        </w:rPr>
        <w:tab/>
      </w:r>
      <w:r w:rsidRPr="006F7800">
        <w:rPr>
          <w:rFonts w:ascii="Arial" w:hAnsi="Arial" w:cs="Arial"/>
          <w:sz w:val="20"/>
          <w:szCs w:val="20"/>
          <w:bdr w:val="none" w:color="auto" w:sz="0" w:space="0" w:frame="1"/>
          <w:lang w:val="en-SG"/>
        </w:rPr>
        <w:t xml:space="preserve">The </w:t>
      </w:r>
      <w:r>
        <w:rPr>
          <w:rFonts w:ascii="Arial" w:hAnsi="Arial" w:cs="Arial"/>
          <w:sz w:val="20"/>
          <w:szCs w:val="20"/>
          <w:bdr w:val="none" w:color="auto" w:sz="0" w:space="0" w:frame="1"/>
          <w:lang w:val="en-SG"/>
        </w:rPr>
        <w:t>Part</w:t>
      </w:r>
      <w:r w:rsidRPr="006F7800">
        <w:rPr>
          <w:rFonts w:ascii="Arial" w:hAnsi="Arial" w:cs="Arial"/>
          <w:sz w:val="20"/>
          <w:szCs w:val="20"/>
        </w:rPr>
        <w:t>y</w:t>
      </w:r>
      <w:r w:rsidRPr="006F7800">
        <w:rPr>
          <w:rFonts w:ascii="Arial" w:hAnsi="Arial" w:cs="Arial"/>
          <w:sz w:val="20"/>
          <w:szCs w:val="20"/>
          <w:bdr w:val="none" w:color="auto" w:sz="0" w:space="0" w:frame="1"/>
          <w:lang w:val="en-SG"/>
        </w:rPr>
        <w:t xml:space="preserve"> preparing the draft Joint Publication (the “</w:t>
      </w:r>
      <w:r w:rsidRPr="006F7800">
        <w:rPr>
          <w:rFonts w:ascii="Arial" w:hAnsi="Arial" w:cs="Arial"/>
          <w:b/>
          <w:sz w:val="20"/>
          <w:szCs w:val="20"/>
          <w:bdr w:val="none" w:color="auto" w:sz="0" w:space="0" w:frame="1"/>
          <w:lang w:val="en-SG"/>
        </w:rPr>
        <w:t>Lead Publishing Party</w:t>
      </w:r>
      <w:r w:rsidRPr="006F7800">
        <w:rPr>
          <w:rFonts w:ascii="Arial" w:hAnsi="Arial" w:cs="Arial"/>
          <w:sz w:val="20"/>
          <w:szCs w:val="20"/>
          <w:bdr w:val="none" w:color="auto" w:sz="0" w:space="0" w:frame="1"/>
          <w:lang w:val="en-SG"/>
        </w:rPr>
        <w:t xml:space="preserve">”) shall furnish each </w:t>
      </w:r>
      <w:r>
        <w:rPr>
          <w:rStyle w:val="FontStyle14"/>
          <w:sz w:val="20"/>
          <w:szCs w:val="20"/>
          <w:lang w:eastAsia="en-US"/>
        </w:rPr>
        <w:t>Part</w:t>
      </w:r>
      <w:r w:rsidRPr="006F7800">
        <w:rPr>
          <w:rFonts w:ascii="Arial" w:hAnsi="Arial" w:cs="Arial"/>
          <w:sz w:val="20"/>
          <w:szCs w:val="20"/>
          <w:bdr w:val="none" w:color="auto" w:sz="0" w:space="0" w:frame="1"/>
          <w:lang w:val="en-SG"/>
        </w:rPr>
        <w:t xml:space="preserve">y with a copy of each proposed Joint Publication in advance of its submission to a </w:t>
      </w:r>
      <w:r>
        <w:rPr>
          <w:rFonts w:ascii="Arial" w:hAnsi="Arial" w:cs="Arial"/>
          <w:sz w:val="20"/>
          <w:szCs w:val="20"/>
          <w:bdr w:val="none" w:color="auto" w:sz="0" w:space="0" w:frame="1"/>
          <w:lang w:val="en-SG"/>
        </w:rPr>
        <w:t>t</w:t>
      </w:r>
      <w:r w:rsidRPr="006F7800">
        <w:rPr>
          <w:rFonts w:ascii="Arial" w:hAnsi="Arial" w:cs="Arial"/>
          <w:sz w:val="20"/>
          <w:szCs w:val="20"/>
          <w:bdr w:val="none" w:color="auto" w:sz="0" w:space="0" w:frame="1"/>
          <w:lang w:val="en-SG"/>
        </w:rPr>
        <w:t xml:space="preserve">hird </w:t>
      </w:r>
      <w:r>
        <w:rPr>
          <w:rFonts w:ascii="Arial" w:hAnsi="Arial" w:cs="Arial"/>
          <w:sz w:val="20"/>
          <w:szCs w:val="20"/>
          <w:bdr w:val="none" w:color="auto" w:sz="0" w:space="0" w:frame="1"/>
          <w:lang w:val="en-SG"/>
        </w:rPr>
        <w:t>p</w:t>
      </w:r>
      <w:r w:rsidRPr="006F7800">
        <w:rPr>
          <w:rFonts w:ascii="Arial" w:hAnsi="Arial" w:cs="Arial"/>
          <w:sz w:val="20"/>
          <w:szCs w:val="20"/>
          <w:bdr w:val="none" w:color="auto" w:sz="0" w:space="0" w:frame="1"/>
          <w:lang w:val="en-SG"/>
        </w:rPr>
        <w:t xml:space="preserve">arty. Such other </w:t>
      </w:r>
      <w:r>
        <w:rPr>
          <w:rStyle w:val="FontStyle14"/>
          <w:sz w:val="20"/>
          <w:szCs w:val="20"/>
          <w:lang w:eastAsia="en-US"/>
        </w:rPr>
        <w:t>Part</w:t>
      </w:r>
      <w:r w:rsidRPr="006F7800">
        <w:rPr>
          <w:rFonts w:ascii="Arial" w:hAnsi="Arial" w:cs="Arial"/>
          <w:sz w:val="20"/>
          <w:szCs w:val="20"/>
          <w:bdr w:val="none" w:color="auto" w:sz="0" w:space="0" w:frame="1"/>
          <w:lang w:val="en-SG"/>
        </w:rPr>
        <w:t xml:space="preserve">y shall have twenty-one (21) days to review the proposed Joint Publication </w:t>
      </w:r>
      <w:r w:rsidRPr="006F7800">
        <w:rPr>
          <w:rFonts w:ascii="Arial" w:hAnsi="Arial" w:cs="Arial"/>
          <w:sz w:val="20"/>
          <w:szCs w:val="20"/>
        </w:rPr>
        <w:t xml:space="preserve">to identify and notify the Lead Publishing Party in writing of any subject matter that is the Confidential Information of or proprietary to such other </w:t>
      </w:r>
      <w:r>
        <w:rPr>
          <w:rFonts w:ascii="Arial" w:hAnsi="Arial" w:cs="Arial"/>
          <w:sz w:val="20"/>
          <w:szCs w:val="20"/>
        </w:rPr>
        <w:t>Part</w:t>
      </w:r>
      <w:r w:rsidRPr="006F7800">
        <w:rPr>
          <w:rFonts w:ascii="Arial" w:hAnsi="Arial" w:cs="Arial"/>
          <w:sz w:val="20"/>
          <w:szCs w:val="20"/>
        </w:rPr>
        <w:t xml:space="preserve">y or which constitutes patentable subject matter or where the Joint Publication would be detrimental to the national interest of Singapore; failing which such other </w:t>
      </w:r>
      <w:r>
        <w:rPr>
          <w:rFonts w:ascii="Arial" w:hAnsi="Arial" w:cs="Arial"/>
          <w:sz w:val="20"/>
          <w:szCs w:val="20"/>
        </w:rPr>
        <w:t>Part</w:t>
      </w:r>
      <w:r w:rsidRPr="006F7800">
        <w:rPr>
          <w:rFonts w:ascii="Arial" w:hAnsi="Arial" w:cs="Arial"/>
          <w:sz w:val="20"/>
          <w:szCs w:val="20"/>
        </w:rPr>
        <w:t xml:space="preserve">y shall be deemed to have approved the proposed Joint Publication. The Lead Publishing Party and such other </w:t>
      </w:r>
      <w:r>
        <w:rPr>
          <w:rFonts w:ascii="Arial" w:hAnsi="Arial" w:cs="Arial"/>
          <w:sz w:val="20"/>
          <w:szCs w:val="20"/>
        </w:rPr>
        <w:t>Part</w:t>
      </w:r>
      <w:r w:rsidRPr="006F7800">
        <w:rPr>
          <w:rFonts w:ascii="Arial" w:hAnsi="Arial" w:cs="Arial"/>
          <w:sz w:val="20"/>
          <w:szCs w:val="20"/>
        </w:rPr>
        <w:t xml:space="preserve">y shall, within ten (10) days of the Lead Publishing Party’s receipt of such other </w:t>
      </w:r>
      <w:r>
        <w:rPr>
          <w:rFonts w:ascii="Arial" w:hAnsi="Arial" w:cs="Arial"/>
          <w:sz w:val="20"/>
          <w:szCs w:val="20"/>
        </w:rPr>
        <w:t>Part</w:t>
      </w:r>
      <w:r w:rsidRPr="006F7800">
        <w:rPr>
          <w:rFonts w:ascii="Arial" w:hAnsi="Arial" w:cs="Arial"/>
          <w:sz w:val="20"/>
          <w:szCs w:val="20"/>
        </w:rPr>
        <w:t xml:space="preserve">y’s aforesaid notice, work together to delete or modify the portions objected to by such other </w:t>
      </w:r>
      <w:r>
        <w:rPr>
          <w:rFonts w:ascii="Arial" w:hAnsi="Arial" w:cs="Arial"/>
          <w:sz w:val="20"/>
          <w:szCs w:val="20"/>
        </w:rPr>
        <w:t>Part</w:t>
      </w:r>
      <w:r w:rsidRPr="006F7800">
        <w:rPr>
          <w:rFonts w:ascii="Arial" w:hAnsi="Arial" w:cs="Arial"/>
          <w:sz w:val="20"/>
          <w:szCs w:val="20"/>
        </w:rPr>
        <w:t xml:space="preserve">y so as to allow the proposed Joint Publication to proceed as amended or modified or if the proposed Joint Publication involves patentable subject, the proposed Joint Publication shall be delayed for a further period of </w:t>
      </w:r>
      <w:r>
        <w:rPr>
          <w:rFonts w:ascii="Arial" w:hAnsi="Arial" w:cs="Arial"/>
          <w:sz w:val="20"/>
          <w:szCs w:val="20"/>
        </w:rPr>
        <w:t>four</w:t>
      </w:r>
      <w:r w:rsidRPr="006F7800">
        <w:rPr>
          <w:rFonts w:ascii="Arial" w:hAnsi="Arial" w:cs="Arial"/>
          <w:sz w:val="20"/>
          <w:szCs w:val="20"/>
        </w:rPr>
        <w:t xml:space="preserve"> (</w:t>
      </w:r>
      <w:r>
        <w:rPr>
          <w:rFonts w:ascii="Arial" w:hAnsi="Arial" w:cs="Arial"/>
          <w:sz w:val="20"/>
          <w:szCs w:val="20"/>
        </w:rPr>
        <w:t>4</w:t>
      </w:r>
      <w:r w:rsidRPr="006F7800">
        <w:rPr>
          <w:rFonts w:ascii="Arial" w:hAnsi="Arial" w:cs="Arial"/>
          <w:sz w:val="20"/>
          <w:szCs w:val="20"/>
        </w:rPr>
        <w:t>)</w:t>
      </w:r>
      <w:r>
        <w:rPr>
          <w:rFonts w:ascii="Arial" w:hAnsi="Arial" w:cs="Arial"/>
          <w:sz w:val="20"/>
          <w:szCs w:val="20"/>
        </w:rPr>
        <w:t xml:space="preserve"> months </w:t>
      </w:r>
      <w:r w:rsidRPr="006F7800">
        <w:rPr>
          <w:rFonts w:ascii="Arial" w:hAnsi="Arial" w:cs="Arial"/>
          <w:sz w:val="20"/>
          <w:szCs w:val="20"/>
        </w:rPr>
        <w:t xml:space="preserve">to allow for a patent to be filed. If no decision is made within the aforementioned ten (10)-day period, the Lead Publishing Party may proceed with the proposed Joint Publication under the joint names of the </w:t>
      </w:r>
      <w:r>
        <w:rPr>
          <w:rFonts w:ascii="Arial" w:hAnsi="Arial" w:cs="Arial"/>
          <w:sz w:val="20"/>
          <w:szCs w:val="20"/>
        </w:rPr>
        <w:t>Part</w:t>
      </w:r>
      <w:r w:rsidRPr="006F7800">
        <w:rPr>
          <w:rFonts w:ascii="Arial" w:hAnsi="Arial" w:cs="Arial"/>
          <w:sz w:val="20"/>
          <w:szCs w:val="20"/>
        </w:rPr>
        <w:t xml:space="preserve">ies with the necessary deletions of the portions objected to by such other </w:t>
      </w:r>
      <w:r>
        <w:rPr>
          <w:rFonts w:ascii="Arial" w:hAnsi="Arial" w:cs="Arial"/>
          <w:sz w:val="20"/>
          <w:szCs w:val="20"/>
        </w:rPr>
        <w:t>Part</w:t>
      </w:r>
      <w:r w:rsidRPr="006F7800">
        <w:rPr>
          <w:rFonts w:ascii="Arial" w:hAnsi="Arial" w:cs="Arial"/>
          <w:sz w:val="20"/>
          <w:szCs w:val="20"/>
        </w:rPr>
        <w:t>y</w:t>
      </w:r>
      <w:r w:rsidRPr="006F7800">
        <w:rPr>
          <w:rFonts w:ascii="Arial" w:hAnsi="Arial" w:cs="Arial"/>
          <w:sz w:val="20"/>
          <w:szCs w:val="20"/>
          <w:bdr w:val="none" w:color="auto" w:sz="0" w:space="0" w:frame="1"/>
          <w:lang w:val="en-SG"/>
        </w:rPr>
        <w:t>.</w:t>
      </w:r>
    </w:p>
    <w:p w:rsidRPr="006F7800" w:rsidR="00F821FD" w:rsidP="00F821FD" w:rsidRDefault="00F821FD" w14:paraId="1852F42B" w14:textId="77777777">
      <w:pPr>
        <w:pStyle w:val="xmsobodytextindent"/>
        <w:spacing w:before="0" w:beforeAutospacing="0" w:after="0" w:afterAutospacing="0"/>
        <w:ind w:left="720" w:hanging="720"/>
        <w:jc w:val="both"/>
        <w:textAlignment w:val="baseline"/>
        <w:rPr>
          <w:rFonts w:ascii="Arial" w:hAnsi="Arial" w:cs="Arial"/>
          <w:sz w:val="20"/>
          <w:szCs w:val="20"/>
          <w:bdr w:val="none" w:color="auto" w:sz="0" w:space="0" w:frame="1"/>
          <w:lang w:val="en-SG"/>
        </w:rPr>
      </w:pPr>
    </w:p>
    <w:p w:rsidRPr="006F7800" w:rsidR="00F821FD" w:rsidP="00F821FD" w:rsidRDefault="00F821FD" w14:paraId="416DC341" w14:textId="1474CDEA">
      <w:pPr>
        <w:pStyle w:val="CommentText"/>
        <w:ind w:left="720" w:hanging="720"/>
        <w:jc w:val="both"/>
        <w:rPr>
          <w:rFonts w:cs="Arial"/>
        </w:rPr>
      </w:pPr>
      <w:r w:rsidRPr="006F7800">
        <w:rPr>
          <w:rFonts w:cs="Arial"/>
        </w:rPr>
        <w:t>6.3</w:t>
      </w:r>
      <w:r w:rsidRPr="006F7800">
        <w:rPr>
          <w:rFonts w:cs="Arial"/>
        </w:rPr>
        <w:tab/>
      </w:r>
      <w:r w:rsidRPr="006F7800">
        <w:rPr>
          <w:rFonts w:cs="Arial"/>
        </w:rPr>
        <w:t xml:space="preserve">Nothing herein contained shall preclude any </w:t>
      </w:r>
      <w:r>
        <w:rPr>
          <w:rFonts w:cs="Arial"/>
        </w:rPr>
        <w:t>Part</w:t>
      </w:r>
      <w:r w:rsidRPr="006F7800">
        <w:rPr>
          <w:rFonts w:cs="Arial"/>
        </w:rPr>
        <w:t xml:space="preserve">y from making any required report or disclosure to any </w:t>
      </w:r>
      <w:r>
        <w:rPr>
          <w:rFonts w:cs="Arial"/>
        </w:rPr>
        <w:t>f</w:t>
      </w:r>
      <w:r w:rsidRPr="006F7800">
        <w:rPr>
          <w:rFonts w:cs="Arial"/>
        </w:rPr>
        <w:t xml:space="preserve">under, governmental entity or any other organisation that provided funding which in whole or in part resulted in the Foreground IP and which organisation requires reports of disclosures to be made; provided that the </w:t>
      </w:r>
      <w:r>
        <w:rPr>
          <w:rFonts w:cs="Arial"/>
        </w:rPr>
        <w:t>Part</w:t>
      </w:r>
      <w:r w:rsidRPr="006F7800">
        <w:rPr>
          <w:rFonts w:cs="Arial"/>
        </w:rPr>
        <w:t xml:space="preserve">ies shall use reasonable endeavours to ensure that any disclosure made under this </w:t>
      </w:r>
      <w:r>
        <w:rPr>
          <w:rFonts w:cs="Arial"/>
        </w:rPr>
        <w:t>Clause</w:t>
      </w:r>
      <w:r w:rsidRPr="006F7800">
        <w:rPr>
          <w:rFonts w:cs="Arial"/>
        </w:rPr>
        <w:t xml:space="preserve"> will not prejudice any </w:t>
      </w:r>
      <w:r>
        <w:rPr>
          <w:rFonts w:cs="Arial"/>
        </w:rPr>
        <w:t>Intellectual Property a</w:t>
      </w:r>
      <w:r w:rsidRPr="006F7800">
        <w:rPr>
          <w:rFonts w:cs="Arial"/>
        </w:rPr>
        <w:t xml:space="preserve">pplication. Each </w:t>
      </w:r>
      <w:r>
        <w:rPr>
          <w:rFonts w:cs="Arial"/>
        </w:rPr>
        <w:t>Part</w:t>
      </w:r>
      <w:r w:rsidRPr="006F7800">
        <w:rPr>
          <w:rFonts w:cs="Arial"/>
        </w:rPr>
        <w:t>y will comply with its own reporting requirements.</w:t>
      </w:r>
    </w:p>
    <w:p w:rsidRPr="006F7800" w:rsidR="00F821FD" w:rsidP="00F821FD" w:rsidRDefault="00F821FD" w14:paraId="2AE85FD8" w14:textId="77777777">
      <w:pPr>
        <w:pStyle w:val="CommentText"/>
        <w:ind w:left="720" w:hanging="720"/>
        <w:jc w:val="both"/>
        <w:rPr>
          <w:rFonts w:cs="Arial"/>
        </w:rPr>
      </w:pPr>
    </w:p>
    <w:p w:rsidRPr="006F7800" w:rsidR="00F821FD" w:rsidP="00F821FD" w:rsidRDefault="00F821FD" w14:paraId="2FB1A308" w14:textId="77777777">
      <w:pPr>
        <w:pStyle w:val="CommentText"/>
        <w:ind w:left="720" w:hanging="720"/>
        <w:jc w:val="both"/>
        <w:rPr>
          <w:rFonts w:cs="Arial"/>
        </w:rPr>
      </w:pPr>
      <w:r w:rsidRPr="006F7800">
        <w:rPr>
          <w:rFonts w:cs="Arial"/>
        </w:rPr>
        <w:t>6.4</w:t>
      </w:r>
      <w:r w:rsidRPr="006F7800">
        <w:rPr>
          <w:rFonts w:cs="Arial"/>
        </w:rPr>
        <w:tab/>
      </w:r>
      <w:hyperlink w:history="1" r:id="rId17">
        <w:r w:rsidRPr="006F7800">
          <w:rPr>
            <w:rFonts w:cs="Arial"/>
          </w:rPr>
          <w:t>Authorship</w:t>
        </w:r>
      </w:hyperlink>
      <w:r w:rsidRPr="006F7800">
        <w:rPr>
          <w:rFonts w:cs="Arial"/>
        </w:rPr>
        <w:t xml:space="preserve"> for all Joint Publications should comply with the criteria defined by the </w:t>
      </w:r>
      <w:hyperlink w:history="1" r:id="rId18">
        <w:r w:rsidRPr="006F7800">
          <w:rPr>
            <w:rFonts w:cs="Arial"/>
          </w:rPr>
          <w:t>International Committee</w:t>
        </w:r>
      </w:hyperlink>
      <w:r w:rsidRPr="006F7800">
        <w:rPr>
          <w:rFonts w:cs="Arial"/>
        </w:rPr>
        <w:t> of Medical Journal Editors.</w:t>
      </w:r>
    </w:p>
    <w:bookmarkEnd w:id="4"/>
    <w:p w:rsidRPr="00857124" w:rsidR="00B23122" w:rsidP="00FE1A98" w:rsidRDefault="00B23122" w14:paraId="64DB7775" w14:textId="77777777">
      <w:pPr>
        <w:pStyle w:val="Style6"/>
        <w:widowControl/>
        <w:tabs>
          <w:tab w:val="left" w:pos="672"/>
        </w:tabs>
        <w:spacing w:line="240" w:lineRule="auto"/>
        <w:ind w:firstLine="0"/>
        <w:rPr>
          <w:rStyle w:val="FontStyle14"/>
          <w:sz w:val="20"/>
          <w:szCs w:val="20"/>
          <w:lang w:eastAsia="en-US"/>
        </w:rPr>
      </w:pPr>
    </w:p>
    <w:p w:rsidRPr="00857124" w:rsidR="00ED006F" w:rsidP="00E97ADB" w:rsidRDefault="00ED006F" w14:paraId="0856F1A2"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CONFIDENTIALITY</w:t>
      </w:r>
    </w:p>
    <w:p w:rsidRPr="00857124" w:rsidR="001C69EC" w:rsidP="00386EAB" w:rsidRDefault="001C69EC" w14:paraId="0A8095DE" w14:textId="77777777">
      <w:pPr>
        <w:overflowPunct w:val="0"/>
        <w:jc w:val="both"/>
        <w:rPr>
          <w:rFonts w:cs="Arial"/>
          <w:sz w:val="20"/>
          <w:szCs w:val="20"/>
        </w:rPr>
      </w:pPr>
    </w:p>
    <w:p w:rsidRPr="00857124" w:rsidR="001C69EC" w:rsidP="00E97ADB" w:rsidRDefault="001C69EC" w14:paraId="02021A1A" w14:textId="7B0BA774">
      <w:pPr>
        <w:pStyle w:val="Heading9"/>
        <w:keepNext/>
        <w:keepLines/>
        <w:widowControl/>
        <w:numPr>
          <w:ilvl w:val="1"/>
          <w:numId w:val="15"/>
        </w:numPr>
        <w:tabs>
          <w:tab w:val="num" w:pos="720"/>
        </w:tabs>
        <w:autoSpaceDE/>
        <w:autoSpaceDN/>
        <w:adjustRightInd/>
        <w:spacing w:before="0" w:after="0"/>
        <w:ind w:left="720" w:hanging="720"/>
        <w:jc w:val="both"/>
        <w:rPr>
          <w:rFonts w:ascii="Arial" w:hAnsi="Arial" w:cs="Arial"/>
          <w:bCs/>
          <w:w w:val="0"/>
          <w:sz w:val="20"/>
          <w:szCs w:val="20"/>
        </w:rPr>
      </w:pPr>
      <w:r w:rsidRPr="00857124">
        <w:rPr>
          <w:rFonts w:ascii="Arial" w:hAnsi="Arial" w:cs="Arial"/>
          <w:bCs/>
          <w:w w:val="0"/>
          <w:sz w:val="20"/>
          <w:szCs w:val="20"/>
        </w:rPr>
        <w:t xml:space="preserve">The </w:t>
      </w:r>
      <w:r w:rsidRPr="00857124" w:rsidR="00F450FF">
        <w:rPr>
          <w:rFonts w:ascii="Arial" w:hAnsi="Arial" w:cs="Arial"/>
          <w:sz w:val="20"/>
          <w:szCs w:val="20"/>
        </w:rPr>
        <w:t>Recipient</w:t>
      </w:r>
      <w:r w:rsidRPr="00857124">
        <w:rPr>
          <w:rFonts w:ascii="Arial" w:hAnsi="Arial" w:cs="Arial"/>
          <w:bCs/>
          <w:spacing w:val="-1"/>
          <w:w w:val="0"/>
          <w:sz w:val="20"/>
          <w:szCs w:val="20"/>
        </w:rPr>
        <w:t xml:space="preserve"> </w:t>
      </w:r>
      <w:r w:rsidRPr="00857124">
        <w:rPr>
          <w:rFonts w:ascii="Arial" w:hAnsi="Arial" w:cs="Arial"/>
          <w:bCs/>
          <w:w w:val="0"/>
          <w:sz w:val="20"/>
          <w:szCs w:val="20"/>
        </w:rPr>
        <w:t>shall, and shall ensure that its</w:t>
      </w:r>
      <w:r w:rsidRPr="00857124" w:rsidR="00F642A5">
        <w:rPr>
          <w:rFonts w:ascii="Arial" w:hAnsi="Arial" w:cs="Arial"/>
          <w:b/>
          <w:bCs/>
          <w:w w:val="0"/>
          <w:sz w:val="20"/>
          <w:szCs w:val="20"/>
        </w:rPr>
        <w:t xml:space="preserve"> </w:t>
      </w:r>
      <w:r w:rsidRPr="00857124">
        <w:rPr>
          <w:rFonts w:ascii="Arial" w:hAnsi="Arial" w:cs="Arial"/>
          <w:w w:val="0"/>
          <w:sz w:val="20"/>
          <w:szCs w:val="20"/>
        </w:rPr>
        <w:t>Authorised Re</w:t>
      </w:r>
      <w:r w:rsidRPr="00857124" w:rsidR="00884FBF">
        <w:rPr>
          <w:rFonts w:ascii="Arial" w:hAnsi="Arial" w:cs="Arial"/>
          <w:w w:val="0"/>
          <w:sz w:val="20"/>
          <w:szCs w:val="20"/>
        </w:rPr>
        <w:t>presentatives</w:t>
      </w:r>
      <w:r w:rsidRPr="00857124">
        <w:rPr>
          <w:rFonts w:ascii="Arial" w:hAnsi="Arial" w:cs="Arial"/>
          <w:bCs/>
          <w:w w:val="0"/>
          <w:sz w:val="20"/>
          <w:szCs w:val="20"/>
        </w:rPr>
        <w:t xml:space="preserve"> </w:t>
      </w:r>
      <w:r w:rsidRPr="00857124" w:rsidR="00F642A5">
        <w:rPr>
          <w:rFonts w:ascii="Arial" w:hAnsi="Arial" w:cs="Arial"/>
          <w:bCs/>
          <w:w w:val="0"/>
          <w:sz w:val="20"/>
          <w:szCs w:val="20"/>
        </w:rPr>
        <w:t>shall</w:t>
      </w:r>
      <w:r w:rsidRPr="00857124">
        <w:rPr>
          <w:rFonts w:ascii="Arial" w:hAnsi="Arial" w:cs="Arial"/>
          <w:bCs/>
          <w:w w:val="0"/>
          <w:sz w:val="20"/>
          <w:szCs w:val="20"/>
        </w:rPr>
        <w:t>:</w:t>
      </w:r>
    </w:p>
    <w:p w:rsidRPr="00857124" w:rsidR="001C69EC" w:rsidP="00FE1A98" w:rsidRDefault="001C69EC" w14:paraId="25B0109E" w14:textId="77777777">
      <w:pPr>
        <w:pStyle w:val="BodyText"/>
        <w:spacing w:after="0"/>
        <w:jc w:val="both"/>
        <w:rPr>
          <w:rFonts w:cs="Arial"/>
          <w:w w:val="0"/>
          <w:sz w:val="20"/>
          <w:szCs w:val="20"/>
        </w:rPr>
      </w:pPr>
    </w:p>
    <w:p w:rsidRPr="00857124" w:rsidR="001C69EC" w:rsidP="00E97ADB" w:rsidRDefault="001C69EC" w14:paraId="6E7A4794" w14:textId="77777777">
      <w:pPr>
        <w:pStyle w:val="BodyText"/>
        <w:widowControl/>
        <w:numPr>
          <w:ilvl w:val="2"/>
          <w:numId w:val="11"/>
        </w:numPr>
        <w:tabs>
          <w:tab w:val="clear" w:pos="1440"/>
          <w:tab w:val="num" w:pos="0"/>
        </w:tabs>
        <w:spacing w:after="0"/>
        <w:jc w:val="both"/>
        <w:rPr>
          <w:rFonts w:cs="Arial"/>
          <w:w w:val="0"/>
          <w:sz w:val="20"/>
          <w:szCs w:val="20"/>
        </w:rPr>
      </w:pPr>
      <w:bookmarkStart w:name="_DV_M36" w:id="5"/>
      <w:bookmarkEnd w:id="5"/>
      <w:r w:rsidRPr="00857124">
        <w:rPr>
          <w:rFonts w:cs="Arial"/>
          <w:w w:val="0"/>
          <w:sz w:val="20"/>
          <w:szCs w:val="20"/>
        </w:rPr>
        <w:t>keep confidential and not disclose Confidential Information; and</w:t>
      </w:r>
    </w:p>
    <w:p w:rsidRPr="00857124" w:rsidR="001C69EC" w:rsidP="00FE1A98" w:rsidRDefault="001C69EC" w14:paraId="6418E2DD" w14:textId="77777777">
      <w:pPr>
        <w:pStyle w:val="BodyText"/>
        <w:spacing w:after="0"/>
        <w:ind w:left="1440"/>
        <w:jc w:val="both"/>
        <w:rPr>
          <w:rFonts w:cs="Arial"/>
          <w:w w:val="0"/>
          <w:sz w:val="20"/>
          <w:szCs w:val="20"/>
        </w:rPr>
      </w:pPr>
    </w:p>
    <w:p w:rsidRPr="00857124" w:rsidR="001C69EC" w:rsidP="00E97ADB" w:rsidRDefault="001C69EC" w14:paraId="29C419EB" w14:textId="77777777">
      <w:pPr>
        <w:pStyle w:val="BodyText"/>
        <w:widowControl/>
        <w:numPr>
          <w:ilvl w:val="2"/>
          <w:numId w:val="11"/>
        </w:numPr>
        <w:tabs>
          <w:tab w:val="clear" w:pos="1440"/>
          <w:tab w:val="num" w:pos="0"/>
        </w:tabs>
        <w:spacing w:after="0"/>
        <w:jc w:val="both"/>
        <w:rPr>
          <w:rFonts w:cs="Arial"/>
          <w:w w:val="0"/>
          <w:sz w:val="20"/>
          <w:szCs w:val="20"/>
        </w:rPr>
      </w:pPr>
      <w:bookmarkStart w:name="_DV_M37" w:id="6"/>
      <w:bookmarkEnd w:id="6"/>
      <w:r w:rsidRPr="00857124">
        <w:rPr>
          <w:rFonts w:cs="Arial"/>
          <w:w w:val="0"/>
          <w:sz w:val="20"/>
          <w:szCs w:val="20"/>
        </w:rPr>
        <w:t>use Confidential Information solely for the p</w:t>
      </w:r>
      <w:r w:rsidRPr="00857124">
        <w:rPr>
          <w:rFonts w:cs="Arial"/>
          <w:sz w:val="20"/>
          <w:szCs w:val="20"/>
        </w:rPr>
        <w:t>urposes of the Project and for other purposes contemplated in this Agreement (the “</w:t>
      </w:r>
      <w:r w:rsidRPr="00857124">
        <w:rPr>
          <w:rFonts w:cs="Arial"/>
          <w:b/>
          <w:sz w:val="20"/>
          <w:szCs w:val="20"/>
        </w:rPr>
        <w:t>Purpose</w:t>
      </w:r>
      <w:r w:rsidRPr="00857124">
        <w:rPr>
          <w:rFonts w:cs="Arial"/>
          <w:sz w:val="20"/>
          <w:szCs w:val="20"/>
        </w:rPr>
        <w:t>”)</w:t>
      </w:r>
      <w:r w:rsidRPr="00857124">
        <w:rPr>
          <w:rFonts w:cs="Arial"/>
          <w:w w:val="0"/>
          <w:sz w:val="20"/>
          <w:szCs w:val="20"/>
        </w:rPr>
        <w:t>.</w:t>
      </w:r>
    </w:p>
    <w:p w:rsidRPr="00857124" w:rsidR="001C69EC" w:rsidP="00FE1A98" w:rsidRDefault="001C69EC" w14:paraId="1C8B2B51" w14:textId="77777777">
      <w:pPr>
        <w:pStyle w:val="BodyText"/>
        <w:spacing w:after="0"/>
        <w:ind w:left="720"/>
        <w:jc w:val="both"/>
        <w:rPr>
          <w:rFonts w:cs="Arial"/>
          <w:w w:val="0"/>
          <w:sz w:val="20"/>
          <w:szCs w:val="20"/>
        </w:rPr>
      </w:pPr>
    </w:p>
    <w:p w:rsidRPr="00857124" w:rsidR="001C69EC" w:rsidP="00E97ADB" w:rsidRDefault="001C69EC" w14:paraId="22097933" w14:textId="5019A47A">
      <w:pPr>
        <w:pStyle w:val="Heading9"/>
        <w:keepNext/>
        <w:keepLines/>
        <w:widowControl/>
        <w:numPr>
          <w:ilvl w:val="1"/>
          <w:numId w:val="15"/>
        </w:numPr>
        <w:tabs>
          <w:tab w:val="num" w:pos="720"/>
        </w:tabs>
        <w:autoSpaceDE/>
        <w:autoSpaceDN/>
        <w:adjustRightInd/>
        <w:spacing w:before="0" w:after="0"/>
        <w:ind w:left="720" w:hanging="720"/>
        <w:jc w:val="both"/>
        <w:rPr>
          <w:rFonts w:ascii="Arial" w:hAnsi="Arial" w:cs="Arial"/>
          <w:bCs/>
          <w:w w:val="0"/>
          <w:sz w:val="20"/>
          <w:szCs w:val="20"/>
        </w:rPr>
      </w:pPr>
      <w:r w:rsidRPr="00857124">
        <w:rPr>
          <w:rFonts w:ascii="Arial" w:hAnsi="Arial" w:cs="Arial"/>
          <w:bCs/>
          <w:spacing w:val="-1"/>
          <w:w w:val="0"/>
          <w:sz w:val="20"/>
          <w:szCs w:val="20"/>
        </w:rPr>
        <w:t xml:space="preserve">The </w:t>
      </w:r>
      <w:r w:rsidRPr="00857124" w:rsidR="00F450FF">
        <w:rPr>
          <w:rFonts w:ascii="Arial" w:hAnsi="Arial" w:cs="Arial"/>
          <w:sz w:val="20"/>
          <w:szCs w:val="20"/>
        </w:rPr>
        <w:t>Recipient</w:t>
      </w:r>
      <w:r w:rsidRPr="00857124">
        <w:rPr>
          <w:rFonts w:ascii="Arial" w:hAnsi="Arial" w:cs="Arial"/>
          <w:bCs/>
          <w:spacing w:val="-1"/>
          <w:w w:val="0"/>
          <w:sz w:val="20"/>
          <w:szCs w:val="20"/>
        </w:rPr>
        <w:t xml:space="preserve"> </w:t>
      </w:r>
      <w:r w:rsidRPr="00857124">
        <w:rPr>
          <w:rFonts w:ascii="Arial" w:hAnsi="Arial" w:cs="Arial"/>
          <w:bCs/>
          <w:w w:val="0"/>
          <w:sz w:val="20"/>
          <w:szCs w:val="20"/>
        </w:rPr>
        <w:t>may:</w:t>
      </w:r>
    </w:p>
    <w:p w:rsidRPr="00857124" w:rsidR="001C69EC" w:rsidP="00FE1A98" w:rsidRDefault="001C69EC" w14:paraId="607B6AE6" w14:textId="77777777">
      <w:pPr>
        <w:pStyle w:val="BodyText"/>
        <w:spacing w:after="0"/>
        <w:jc w:val="both"/>
        <w:rPr>
          <w:rFonts w:cs="Arial"/>
          <w:w w:val="0"/>
          <w:sz w:val="20"/>
          <w:szCs w:val="20"/>
        </w:rPr>
      </w:pPr>
    </w:p>
    <w:p w:rsidRPr="00857124" w:rsidR="001C69EC" w:rsidP="00E97ADB" w:rsidRDefault="001C69EC" w14:paraId="79C0DD6E" w14:textId="4E9512C6">
      <w:pPr>
        <w:pStyle w:val="Leg2Lev3"/>
        <w:numPr>
          <w:ilvl w:val="2"/>
          <w:numId w:val="13"/>
        </w:numPr>
        <w:autoSpaceDE w:val="0"/>
        <w:autoSpaceDN w:val="0"/>
        <w:adjustRightInd w:val="0"/>
        <w:jc w:val="both"/>
        <w:rPr>
          <w:rFonts w:cs="Arial"/>
          <w:w w:val="0"/>
          <w:sz w:val="20"/>
        </w:rPr>
      </w:pPr>
      <w:bookmarkStart w:name="_DV_M39" w:id="7"/>
      <w:bookmarkEnd w:id="7"/>
      <w:r w:rsidRPr="00857124">
        <w:rPr>
          <w:rFonts w:cs="Arial"/>
          <w:w w:val="0"/>
          <w:sz w:val="20"/>
        </w:rPr>
        <w:t xml:space="preserve">allow access to Confidential Information exclusively to </w:t>
      </w:r>
      <w:r w:rsidRPr="00857124" w:rsidR="00F642A5">
        <w:rPr>
          <w:rFonts w:cs="Arial"/>
          <w:w w:val="0"/>
          <w:sz w:val="20"/>
        </w:rPr>
        <w:t xml:space="preserve">its </w:t>
      </w:r>
      <w:r w:rsidRPr="00857124">
        <w:rPr>
          <w:rFonts w:cs="Arial"/>
          <w:w w:val="0"/>
          <w:sz w:val="20"/>
        </w:rPr>
        <w:t>Authorised Re</w:t>
      </w:r>
      <w:r w:rsidRPr="00857124" w:rsidR="00884FBF">
        <w:rPr>
          <w:rFonts w:cs="Arial"/>
          <w:w w:val="0"/>
          <w:sz w:val="20"/>
        </w:rPr>
        <w:t>presentatives</w:t>
      </w:r>
      <w:r w:rsidRPr="00857124">
        <w:rPr>
          <w:rFonts w:cs="Arial"/>
          <w:w w:val="0"/>
          <w:sz w:val="20"/>
        </w:rPr>
        <w:t xml:space="preserve"> strictly on a need-to-know basis</w:t>
      </w:r>
      <w:bookmarkStart w:name="_DV_M41" w:id="8"/>
      <w:bookmarkEnd w:id="8"/>
      <w:r w:rsidRPr="00857124">
        <w:rPr>
          <w:rFonts w:cs="Arial"/>
          <w:w w:val="0"/>
          <w:sz w:val="20"/>
        </w:rPr>
        <w:t xml:space="preserve"> to the extent necessary for the Purpose;</w:t>
      </w:r>
    </w:p>
    <w:p w:rsidRPr="00857124" w:rsidR="001C69EC" w:rsidP="00FE1A98" w:rsidRDefault="001C69EC" w14:paraId="76FBCA08" w14:textId="77777777">
      <w:pPr>
        <w:pStyle w:val="BodyText"/>
        <w:spacing w:after="0"/>
        <w:jc w:val="both"/>
        <w:rPr>
          <w:rFonts w:cs="Arial"/>
          <w:w w:val="0"/>
          <w:sz w:val="20"/>
          <w:szCs w:val="20"/>
        </w:rPr>
      </w:pPr>
    </w:p>
    <w:p w:rsidRPr="00857124" w:rsidR="001C69EC" w:rsidP="00E97ADB" w:rsidRDefault="001C69EC" w14:paraId="34828586" w14:textId="77777777">
      <w:pPr>
        <w:pStyle w:val="BodyText"/>
        <w:widowControl/>
        <w:numPr>
          <w:ilvl w:val="2"/>
          <w:numId w:val="11"/>
        </w:numPr>
        <w:tabs>
          <w:tab w:val="clear" w:pos="1440"/>
          <w:tab w:val="num" w:pos="0"/>
        </w:tabs>
        <w:spacing w:after="0"/>
        <w:jc w:val="both"/>
        <w:rPr>
          <w:rFonts w:cs="Arial"/>
          <w:w w:val="0"/>
          <w:sz w:val="20"/>
          <w:szCs w:val="20"/>
        </w:rPr>
      </w:pPr>
      <w:bookmarkStart w:name="_DV_M42" w:id="9"/>
      <w:bookmarkEnd w:id="9"/>
      <w:r w:rsidRPr="00857124">
        <w:rPr>
          <w:rFonts w:cs="Arial"/>
          <w:w w:val="0"/>
          <w:sz w:val="20"/>
          <w:szCs w:val="20"/>
        </w:rPr>
        <w:t xml:space="preserve">make copies of Confidential Information only to the extent that the same is strictly required for the Purpose; </w:t>
      </w:r>
    </w:p>
    <w:p w:rsidRPr="00857124" w:rsidR="001C69EC" w:rsidP="00FE1A98" w:rsidRDefault="001C69EC" w14:paraId="0E493FD2" w14:textId="77777777">
      <w:pPr>
        <w:pStyle w:val="BodyText"/>
        <w:spacing w:after="0"/>
        <w:jc w:val="both"/>
        <w:rPr>
          <w:rFonts w:cs="Arial"/>
          <w:w w:val="0"/>
          <w:sz w:val="20"/>
          <w:szCs w:val="20"/>
        </w:rPr>
      </w:pPr>
    </w:p>
    <w:p w:rsidRPr="00857124" w:rsidR="001C69EC" w:rsidP="00E97ADB" w:rsidRDefault="001C69EC" w14:paraId="2B222279" w14:textId="6D471433">
      <w:pPr>
        <w:pStyle w:val="BodyText"/>
        <w:widowControl/>
        <w:numPr>
          <w:ilvl w:val="2"/>
          <w:numId w:val="11"/>
        </w:numPr>
        <w:tabs>
          <w:tab w:val="clear" w:pos="1440"/>
          <w:tab w:val="num" w:pos="0"/>
        </w:tabs>
        <w:spacing w:after="0"/>
        <w:jc w:val="both"/>
        <w:rPr>
          <w:rFonts w:cs="Arial"/>
          <w:w w:val="0"/>
          <w:sz w:val="20"/>
          <w:szCs w:val="20"/>
        </w:rPr>
      </w:pPr>
      <w:bookmarkStart w:name="_DV_M43" w:id="10"/>
      <w:bookmarkEnd w:id="10"/>
      <w:r w:rsidRPr="00857124">
        <w:rPr>
          <w:rFonts w:cs="Arial"/>
          <w:w w:val="0"/>
          <w:sz w:val="20"/>
          <w:szCs w:val="20"/>
        </w:rPr>
        <w:t xml:space="preserve">disclose such Confidential Information </w:t>
      </w:r>
      <w:r w:rsidRPr="00857124" w:rsidR="00265B22">
        <w:rPr>
          <w:rFonts w:cs="Arial"/>
          <w:w w:val="0"/>
          <w:sz w:val="20"/>
          <w:szCs w:val="20"/>
        </w:rPr>
        <w:t xml:space="preserve">to </w:t>
      </w:r>
      <w:r w:rsidRPr="00857124">
        <w:rPr>
          <w:rFonts w:cs="Arial"/>
          <w:sz w:val="20"/>
          <w:szCs w:val="20"/>
        </w:rPr>
        <w:t xml:space="preserve">its insurers </w:t>
      </w:r>
      <w:r w:rsidR="008D4A66">
        <w:rPr>
          <w:rFonts w:cs="Arial"/>
          <w:sz w:val="20"/>
          <w:szCs w:val="20"/>
        </w:rPr>
        <w:t xml:space="preserve">as is required </w:t>
      </w:r>
      <w:r w:rsidRPr="00857124">
        <w:rPr>
          <w:rFonts w:cs="Arial"/>
          <w:sz w:val="20"/>
          <w:szCs w:val="20"/>
        </w:rPr>
        <w:t xml:space="preserve">for the purpose of insurance coverage and claims; </w:t>
      </w:r>
    </w:p>
    <w:p w:rsidRPr="00857124" w:rsidR="001C69EC" w:rsidP="00FE1A98" w:rsidRDefault="001C69EC" w14:paraId="579144DC" w14:textId="77777777">
      <w:pPr>
        <w:pStyle w:val="ListParagraph"/>
        <w:jc w:val="both"/>
        <w:rPr>
          <w:rFonts w:cs="Arial"/>
          <w:w w:val="0"/>
          <w:sz w:val="20"/>
          <w:szCs w:val="20"/>
        </w:rPr>
      </w:pPr>
    </w:p>
    <w:p w:rsidR="008D4A66" w:rsidP="00E97ADB" w:rsidRDefault="008D4A66" w14:paraId="02FD29A4" w14:textId="0988AA0C">
      <w:pPr>
        <w:pStyle w:val="BodyText"/>
        <w:widowControl/>
        <w:numPr>
          <w:ilvl w:val="2"/>
          <w:numId w:val="11"/>
        </w:numPr>
        <w:tabs>
          <w:tab w:val="clear" w:pos="1440"/>
          <w:tab w:val="num" w:pos="0"/>
        </w:tabs>
        <w:spacing w:after="0"/>
        <w:jc w:val="both"/>
        <w:rPr>
          <w:rFonts w:cs="Arial"/>
          <w:w w:val="0"/>
          <w:sz w:val="20"/>
          <w:szCs w:val="20"/>
        </w:rPr>
      </w:pPr>
      <w:r w:rsidRPr="00DC5BFA">
        <w:rPr>
          <w:rFonts w:cs="Arial"/>
          <w:sz w:val="20"/>
          <w:szCs w:val="20"/>
        </w:rPr>
        <w:t xml:space="preserve">disclose all or any part of Confidential Information on a need-to-know basis to the extent required for </w:t>
      </w:r>
      <w:r w:rsidR="00C8254D">
        <w:rPr>
          <w:rFonts w:cs="Arial"/>
          <w:sz w:val="20"/>
          <w:szCs w:val="20"/>
        </w:rPr>
        <w:t>it</w:t>
      </w:r>
      <w:r w:rsidRPr="00DC5BFA">
        <w:rPr>
          <w:rFonts w:cs="Arial"/>
          <w:sz w:val="20"/>
          <w:szCs w:val="20"/>
        </w:rPr>
        <w:t xml:space="preserve"> to fulfil its organi</w:t>
      </w:r>
      <w:r>
        <w:rPr>
          <w:rFonts w:cs="Arial"/>
          <w:sz w:val="20"/>
          <w:szCs w:val="20"/>
        </w:rPr>
        <w:t>s</w:t>
      </w:r>
      <w:r w:rsidRPr="00DC5BFA">
        <w:rPr>
          <w:rFonts w:cs="Arial"/>
          <w:sz w:val="20"/>
          <w:szCs w:val="20"/>
        </w:rPr>
        <w:t>at</w:t>
      </w:r>
      <w:r w:rsidR="00796D7E">
        <w:rPr>
          <w:rFonts w:cs="Arial"/>
          <w:sz w:val="20"/>
          <w:szCs w:val="20"/>
        </w:rPr>
        <w:t>ional reporting obligations, including those</w:t>
      </w:r>
      <w:r w:rsidR="00D37086">
        <w:rPr>
          <w:rFonts w:cs="Arial"/>
          <w:sz w:val="20"/>
          <w:szCs w:val="20"/>
        </w:rPr>
        <w:t xml:space="preserve"> set out in Clause 6.3</w:t>
      </w:r>
      <w:r>
        <w:rPr>
          <w:rFonts w:cs="Arial"/>
          <w:sz w:val="20"/>
          <w:szCs w:val="20"/>
        </w:rPr>
        <w:t xml:space="preserve">, </w:t>
      </w:r>
      <w:r w:rsidRPr="00DC5BFA">
        <w:rPr>
          <w:rFonts w:cs="Arial"/>
          <w:sz w:val="20"/>
          <w:szCs w:val="20"/>
        </w:rPr>
        <w:t xml:space="preserve">provided that </w:t>
      </w:r>
      <w:r w:rsidR="00C8254D">
        <w:rPr>
          <w:rFonts w:cs="Arial"/>
          <w:sz w:val="20"/>
          <w:szCs w:val="20"/>
        </w:rPr>
        <w:t>it</w:t>
      </w:r>
      <w:r>
        <w:rPr>
          <w:rFonts w:cs="Arial"/>
          <w:sz w:val="20"/>
          <w:szCs w:val="20"/>
        </w:rPr>
        <w:t xml:space="preserve"> procures that each the receiving party of such Confidential Information</w:t>
      </w:r>
      <w:r w:rsidRPr="00DC5BFA">
        <w:rPr>
          <w:rFonts w:cs="Arial"/>
          <w:sz w:val="20"/>
          <w:szCs w:val="20"/>
        </w:rPr>
        <w:t xml:space="preserve"> shall also agree to treat the information </w:t>
      </w:r>
      <w:r>
        <w:rPr>
          <w:rFonts w:cs="Arial"/>
          <w:sz w:val="20"/>
          <w:szCs w:val="20"/>
        </w:rPr>
        <w:t xml:space="preserve">disclosed </w:t>
      </w:r>
      <w:r w:rsidRPr="00DC5BFA">
        <w:rPr>
          <w:rFonts w:cs="Arial"/>
          <w:sz w:val="20"/>
          <w:szCs w:val="20"/>
        </w:rPr>
        <w:t>as confidential under the same conditions specified in this Clause</w:t>
      </w:r>
      <w:r>
        <w:rPr>
          <w:rFonts w:cs="Arial"/>
          <w:sz w:val="20"/>
          <w:szCs w:val="20"/>
        </w:rPr>
        <w:t xml:space="preserve"> 7; and</w:t>
      </w:r>
    </w:p>
    <w:p w:rsidR="008D4A66" w:rsidP="008D4A66" w:rsidRDefault="008D4A66" w14:paraId="45332649" w14:textId="77777777">
      <w:pPr>
        <w:pStyle w:val="ListParagraph"/>
        <w:rPr>
          <w:rFonts w:cs="Arial"/>
          <w:w w:val="0"/>
          <w:sz w:val="20"/>
          <w:szCs w:val="20"/>
        </w:rPr>
      </w:pPr>
    </w:p>
    <w:p w:rsidRPr="00857124" w:rsidR="001C69EC" w:rsidP="00E97ADB" w:rsidRDefault="001C69EC" w14:paraId="7B0BA201" w14:textId="4541D66F">
      <w:pPr>
        <w:pStyle w:val="BodyText"/>
        <w:widowControl/>
        <w:numPr>
          <w:ilvl w:val="2"/>
          <w:numId w:val="11"/>
        </w:numPr>
        <w:tabs>
          <w:tab w:val="clear" w:pos="1440"/>
          <w:tab w:val="num" w:pos="0"/>
        </w:tabs>
        <w:spacing w:after="0"/>
        <w:jc w:val="both"/>
        <w:rPr>
          <w:rFonts w:cs="Arial"/>
          <w:w w:val="0"/>
          <w:sz w:val="20"/>
          <w:szCs w:val="20"/>
        </w:rPr>
      </w:pPr>
      <w:r w:rsidRPr="00857124">
        <w:rPr>
          <w:rFonts w:cs="Arial"/>
          <w:w w:val="0"/>
          <w:sz w:val="20"/>
          <w:szCs w:val="20"/>
        </w:rPr>
        <w:t>disclose such Confidential Information as is required by law, provided that the</w:t>
      </w:r>
      <w:r w:rsidRPr="00857124">
        <w:rPr>
          <w:rFonts w:cs="Arial"/>
          <w:spacing w:val="-2"/>
          <w:w w:val="0"/>
          <w:sz w:val="20"/>
          <w:szCs w:val="20"/>
        </w:rPr>
        <w:t xml:space="preserve"> </w:t>
      </w:r>
      <w:r w:rsidRPr="00857124" w:rsidR="00F450FF">
        <w:rPr>
          <w:rFonts w:cs="Arial"/>
          <w:sz w:val="20"/>
          <w:szCs w:val="20"/>
        </w:rPr>
        <w:t>Recipient</w:t>
      </w:r>
      <w:r w:rsidRPr="00857124">
        <w:rPr>
          <w:rFonts w:cs="Arial"/>
          <w:spacing w:val="-1"/>
          <w:w w:val="0"/>
          <w:sz w:val="20"/>
          <w:szCs w:val="20"/>
        </w:rPr>
        <w:t>, if not legally prohibited</w:t>
      </w:r>
      <w:r w:rsidRPr="00857124">
        <w:rPr>
          <w:rFonts w:cs="Arial"/>
          <w:w w:val="0"/>
          <w:sz w:val="20"/>
          <w:szCs w:val="20"/>
        </w:rPr>
        <w:t>:</w:t>
      </w:r>
    </w:p>
    <w:p w:rsidRPr="00857124" w:rsidR="001C69EC" w:rsidP="00FE1A98" w:rsidRDefault="001C69EC" w14:paraId="08530AC2" w14:textId="77777777">
      <w:pPr>
        <w:pStyle w:val="BodyText"/>
        <w:spacing w:after="0"/>
        <w:jc w:val="both"/>
        <w:rPr>
          <w:rFonts w:cs="Arial"/>
          <w:w w:val="0"/>
          <w:sz w:val="20"/>
          <w:szCs w:val="20"/>
        </w:rPr>
      </w:pPr>
    </w:p>
    <w:p w:rsidRPr="00857124" w:rsidR="001C69EC" w:rsidP="00E97ADB" w:rsidRDefault="001C69EC" w14:paraId="74D07AD5" w14:textId="1E47AF4C">
      <w:pPr>
        <w:pStyle w:val="BodyText"/>
        <w:keepNext/>
        <w:keepLines/>
        <w:widowControl/>
        <w:numPr>
          <w:ilvl w:val="0"/>
          <w:numId w:val="12"/>
        </w:numPr>
        <w:tabs>
          <w:tab w:val="num" w:pos="0"/>
        </w:tabs>
        <w:spacing w:after="0"/>
        <w:ind w:left="2160" w:hanging="720"/>
        <w:jc w:val="both"/>
        <w:rPr>
          <w:rFonts w:cs="Arial"/>
          <w:w w:val="0"/>
          <w:sz w:val="20"/>
          <w:szCs w:val="20"/>
        </w:rPr>
      </w:pPr>
      <w:bookmarkStart w:name="_DV_M44" w:id="11"/>
      <w:bookmarkEnd w:id="11"/>
      <w:r w:rsidRPr="00857124">
        <w:rPr>
          <w:rFonts w:cs="Arial"/>
          <w:w w:val="0"/>
          <w:sz w:val="20"/>
          <w:szCs w:val="20"/>
        </w:rPr>
        <w:t xml:space="preserve">notifies the </w:t>
      </w:r>
      <w:r w:rsidRPr="00857124" w:rsidR="000B09EB">
        <w:rPr>
          <w:rFonts w:cs="Arial"/>
          <w:sz w:val="20"/>
          <w:szCs w:val="20"/>
        </w:rPr>
        <w:t>Provider</w:t>
      </w:r>
      <w:r w:rsidRPr="00857124">
        <w:rPr>
          <w:rFonts w:cs="Arial"/>
          <w:w w:val="0"/>
          <w:sz w:val="20"/>
          <w:szCs w:val="20"/>
        </w:rPr>
        <w:t xml:space="preserve"> in writing as far as possible in advance of the disclosure so as to allow the </w:t>
      </w:r>
      <w:r w:rsidRPr="00857124" w:rsidR="000B09EB">
        <w:rPr>
          <w:rFonts w:cs="Arial"/>
          <w:sz w:val="20"/>
          <w:szCs w:val="20"/>
        </w:rPr>
        <w:t>Provider</w:t>
      </w:r>
      <w:r w:rsidRPr="00857124">
        <w:rPr>
          <w:rFonts w:cs="Arial"/>
          <w:w w:val="0"/>
          <w:sz w:val="20"/>
          <w:szCs w:val="20"/>
        </w:rPr>
        <w:t xml:space="preserve"> to take legal or other action to protect its Confidential Information;</w:t>
      </w:r>
    </w:p>
    <w:p w:rsidRPr="00857124" w:rsidR="001C69EC" w:rsidP="00FE1A98" w:rsidRDefault="001C69EC" w14:paraId="7D052CB8" w14:textId="77777777">
      <w:pPr>
        <w:pStyle w:val="BodyText"/>
        <w:spacing w:after="0"/>
        <w:ind w:left="2160"/>
        <w:jc w:val="both"/>
        <w:rPr>
          <w:rFonts w:cs="Arial"/>
          <w:w w:val="0"/>
          <w:sz w:val="20"/>
          <w:szCs w:val="20"/>
        </w:rPr>
      </w:pPr>
    </w:p>
    <w:p w:rsidRPr="00857124" w:rsidR="001C69EC" w:rsidP="00E97ADB" w:rsidRDefault="001C69EC" w14:paraId="4A918C0C" w14:textId="77777777">
      <w:pPr>
        <w:pStyle w:val="BodyText"/>
        <w:keepNext/>
        <w:keepLines/>
        <w:widowControl/>
        <w:numPr>
          <w:ilvl w:val="0"/>
          <w:numId w:val="12"/>
        </w:numPr>
        <w:tabs>
          <w:tab w:val="num" w:pos="0"/>
        </w:tabs>
        <w:spacing w:after="0"/>
        <w:ind w:left="2160" w:hanging="720"/>
        <w:jc w:val="both"/>
        <w:rPr>
          <w:rFonts w:cs="Arial"/>
          <w:w w:val="0"/>
          <w:sz w:val="20"/>
          <w:szCs w:val="20"/>
        </w:rPr>
      </w:pPr>
      <w:bookmarkStart w:name="_DV_M45" w:id="12"/>
      <w:bookmarkEnd w:id="12"/>
      <w:r w:rsidRPr="00857124">
        <w:rPr>
          <w:rFonts w:cs="Arial"/>
          <w:w w:val="0"/>
          <w:sz w:val="20"/>
          <w:szCs w:val="20"/>
        </w:rPr>
        <w:t>discloses only such Confidential Information as would be required to comply with the legal requirement; and</w:t>
      </w:r>
    </w:p>
    <w:p w:rsidRPr="00857124" w:rsidR="001C69EC" w:rsidP="00FE1A98" w:rsidRDefault="001C69EC" w14:paraId="4CB69647" w14:textId="77777777">
      <w:pPr>
        <w:pStyle w:val="BodyText"/>
        <w:spacing w:after="0"/>
        <w:ind w:left="2160"/>
        <w:jc w:val="both"/>
        <w:rPr>
          <w:rFonts w:cs="Arial"/>
          <w:w w:val="0"/>
          <w:sz w:val="20"/>
          <w:szCs w:val="20"/>
        </w:rPr>
      </w:pPr>
    </w:p>
    <w:p w:rsidRPr="00857124" w:rsidR="001C69EC" w:rsidP="00E97ADB" w:rsidRDefault="001C69EC" w14:paraId="13B00D8B" w14:textId="77777777">
      <w:pPr>
        <w:pStyle w:val="BodyText"/>
        <w:keepNext/>
        <w:keepLines/>
        <w:widowControl/>
        <w:numPr>
          <w:ilvl w:val="0"/>
          <w:numId w:val="12"/>
        </w:numPr>
        <w:tabs>
          <w:tab w:val="num" w:pos="0"/>
        </w:tabs>
        <w:spacing w:after="0"/>
        <w:ind w:left="2160" w:hanging="720"/>
        <w:jc w:val="both"/>
        <w:rPr>
          <w:rFonts w:cs="Arial"/>
          <w:w w:val="0"/>
          <w:sz w:val="20"/>
          <w:szCs w:val="20"/>
        </w:rPr>
      </w:pPr>
      <w:bookmarkStart w:name="_DV_M46" w:id="13"/>
      <w:bookmarkEnd w:id="13"/>
      <w:r w:rsidRPr="00857124">
        <w:rPr>
          <w:rFonts w:cs="Arial"/>
          <w:w w:val="0"/>
          <w:sz w:val="20"/>
          <w:szCs w:val="20"/>
        </w:rPr>
        <w:t>continues to maintain the confidentiality of Confidential Information in all other circumstances.</w:t>
      </w:r>
    </w:p>
    <w:p w:rsidRPr="00857124" w:rsidR="001C69EC" w:rsidP="00FE1A98" w:rsidRDefault="001C69EC" w14:paraId="6404489D" w14:textId="77777777">
      <w:pPr>
        <w:pStyle w:val="Heading9"/>
        <w:spacing w:before="0" w:after="0"/>
        <w:ind w:left="720"/>
        <w:jc w:val="both"/>
        <w:rPr>
          <w:rFonts w:ascii="Arial" w:hAnsi="Arial" w:cs="Arial"/>
          <w:b/>
          <w:sz w:val="20"/>
          <w:szCs w:val="20"/>
        </w:rPr>
      </w:pPr>
    </w:p>
    <w:p w:rsidRPr="00857124" w:rsidR="001C69EC" w:rsidP="00E97ADB" w:rsidRDefault="001C69EC" w14:paraId="136294F1" w14:textId="7AA3E8A5">
      <w:pPr>
        <w:pStyle w:val="Heading9"/>
        <w:keepNext/>
        <w:keepLines/>
        <w:widowControl/>
        <w:numPr>
          <w:ilvl w:val="1"/>
          <w:numId w:val="15"/>
        </w:numPr>
        <w:tabs>
          <w:tab w:val="num" w:pos="720"/>
        </w:tabs>
        <w:autoSpaceDE/>
        <w:autoSpaceDN/>
        <w:adjustRightInd/>
        <w:spacing w:before="0" w:after="0"/>
        <w:ind w:left="720" w:hanging="720"/>
        <w:jc w:val="both"/>
        <w:rPr>
          <w:rFonts w:ascii="Arial" w:hAnsi="Arial" w:cs="Arial"/>
          <w:sz w:val="20"/>
          <w:szCs w:val="20"/>
        </w:rPr>
      </w:pPr>
      <w:r w:rsidRPr="00857124">
        <w:rPr>
          <w:rFonts w:ascii="Arial" w:hAnsi="Arial" w:cs="Arial"/>
          <w:sz w:val="20"/>
          <w:szCs w:val="20"/>
        </w:rPr>
        <w:t xml:space="preserve">The </w:t>
      </w:r>
      <w:r w:rsidRPr="00857124" w:rsidR="00F450FF">
        <w:rPr>
          <w:rFonts w:ascii="Arial" w:hAnsi="Arial" w:cs="Arial"/>
          <w:sz w:val="20"/>
          <w:szCs w:val="20"/>
        </w:rPr>
        <w:t>Recipient</w:t>
      </w:r>
      <w:r w:rsidRPr="00857124">
        <w:rPr>
          <w:rFonts w:ascii="Arial" w:hAnsi="Arial" w:cs="Arial"/>
          <w:sz w:val="20"/>
          <w:szCs w:val="20"/>
        </w:rPr>
        <w:t xml:space="preserve"> shall not be bound to keep confidential any information if:</w:t>
      </w:r>
    </w:p>
    <w:p w:rsidRPr="00857124" w:rsidR="001C69EC" w:rsidP="00FE1A98" w:rsidRDefault="001C69EC" w14:paraId="47F8963A" w14:textId="77777777">
      <w:pPr>
        <w:jc w:val="both"/>
        <w:rPr>
          <w:rFonts w:cs="Arial"/>
          <w:sz w:val="20"/>
          <w:szCs w:val="20"/>
        </w:rPr>
      </w:pPr>
    </w:p>
    <w:p w:rsidRPr="00857124" w:rsidR="001C69EC" w:rsidP="00E97ADB" w:rsidRDefault="001C69EC" w14:paraId="26A7FD26" w14:textId="766796AB">
      <w:pPr>
        <w:pStyle w:val="Leg2Lev3"/>
        <w:widowControl/>
        <w:numPr>
          <w:ilvl w:val="2"/>
          <w:numId w:val="16"/>
        </w:numPr>
        <w:tabs>
          <w:tab w:val="clear" w:pos="1440"/>
          <w:tab w:val="num" w:pos="0"/>
        </w:tabs>
        <w:jc w:val="both"/>
        <w:rPr>
          <w:rFonts w:cs="Arial"/>
          <w:w w:val="0"/>
          <w:sz w:val="20"/>
        </w:rPr>
      </w:pPr>
      <w:r w:rsidRPr="00857124">
        <w:rPr>
          <w:rFonts w:cs="Arial"/>
          <w:sz w:val="20"/>
        </w:rPr>
        <w:t xml:space="preserve">such </w:t>
      </w:r>
      <w:r w:rsidRPr="00857124">
        <w:rPr>
          <w:rFonts w:cs="Arial"/>
          <w:w w:val="0"/>
          <w:sz w:val="20"/>
        </w:rPr>
        <w:t>information</w:t>
      </w:r>
      <w:r w:rsidRPr="00857124" w:rsidDel="00036759">
        <w:rPr>
          <w:rFonts w:cs="Arial"/>
          <w:w w:val="0"/>
          <w:sz w:val="20"/>
        </w:rPr>
        <w:t xml:space="preserve"> </w:t>
      </w:r>
      <w:r w:rsidRPr="00857124">
        <w:rPr>
          <w:rFonts w:cs="Arial"/>
          <w:w w:val="0"/>
          <w:sz w:val="20"/>
        </w:rPr>
        <w:t xml:space="preserve">is or was already known to the </w:t>
      </w:r>
      <w:r w:rsidRPr="00857124" w:rsidR="00F450FF">
        <w:rPr>
          <w:rFonts w:cs="Arial"/>
          <w:sz w:val="20"/>
        </w:rPr>
        <w:t>Recipient</w:t>
      </w:r>
      <w:r w:rsidRPr="00857124">
        <w:rPr>
          <w:rFonts w:cs="Arial"/>
          <w:w w:val="0"/>
          <w:sz w:val="20"/>
        </w:rPr>
        <w:t xml:space="preserve"> at </w:t>
      </w:r>
      <w:r w:rsidRPr="00857124" w:rsidR="00EC034D">
        <w:rPr>
          <w:rFonts w:cs="Arial"/>
          <w:w w:val="0"/>
          <w:sz w:val="20"/>
        </w:rPr>
        <w:t>the</w:t>
      </w:r>
      <w:r w:rsidRPr="00857124">
        <w:rPr>
          <w:rFonts w:cs="Arial"/>
          <w:w w:val="0"/>
          <w:sz w:val="20"/>
        </w:rPr>
        <w:t xml:space="preserve"> time of disclosure to it; </w:t>
      </w:r>
    </w:p>
    <w:p w:rsidRPr="00857124" w:rsidR="001C69EC" w:rsidP="00FE1A98" w:rsidRDefault="001C69EC" w14:paraId="15A758A0" w14:textId="77777777">
      <w:pPr>
        <w:pStyle w:val="BodyText"/>
        <w:widowControl/>
        <w:spacing w:after="0"/>
        <w:ind w:left="1440"/>
        <w:jc w:val="both"/>
        <w:rPr>
          <w:rFonts w:cs="Arial"/>
          <w:w w:val="0"/>
          <w:sz w:val="20"/>
          <w:szCs w:val="20"/>
        </w:rPr>
      </w:pPr>
    </w:p>
    <w:p w:rsidRPr="00857124" w:rsidR="001C69EC" w:rsidP="00E97ADB" w:rsidRDefault="001C69EC" w14:paraId="4FFF9FFB" w14:textId="66739A37">
      <w:pPr>
        <w:pStyle w:val="BodyText"/>
        <w:widowControl/>
        <w:numPr>
          <w:ilvl w:val="2"/>
          <w:numId w:val="11"/>
        </w:numPr>
        <w:tabs>
          <w:tab w:val="clear" w:pos="1440"/>
          <w:tab w:val="num" w:pos="0"/>
        </w:tabs>
        <w:spacing w:after="0"/>
        <w:jc w:val="both"/>
        <w:rPr>
          <w:rFonts w:cs="Arial"/>
          <w:w w:val="0"/>
          <w:sz w:val="20"/>
          <w:szCs w:val="20"/>
        </w:rPr>
      </w:pPr>
      <w:r w:rsidRPr="00857124">
        <w:rPr>
          <w:rFonts w:cs="Arial"/>
          <w:w w:val="0"/>
          <w:sz w:val="20"/>
          <w:szCs w:val="20"/>
        </w:rPr>
        <w:t>such information</w:t>
      </w:r>
      <w:r w:rsidRPr="00857124" w:rsidDel="00036759">
        <w:rPr>
          <w:rFonts w:cs="Arial"/>
          <w:w w:val="0"/>
          <w:sz w:val="20"/>
          <w:szCs w:val="20"/>
        </w:rPr>
        <w:t xml:space="preserve"> </w:t>
      </w:r>
      <w:r w:rsidRPr="00857124">
        <w:rPr>
          <w:rFonts w:cs="Arial"/>
          <w:w w:val="0"/>
          <w:sz w:val="20"/>
          <w:szCs w:val="20"/>
        </w:rPr>
        <w:t xml:space="preserve">is already, or after disclosure to the </w:t>
      </w:r>
      <w:r w:rsidRPr="00857124" w:rsidR="00F450FF">
        <w:rPr>
          <w:rFonts w:cs="Arial"/>
          <w:sz w:val="20"/>
          <w:szCs w:val="20"/>
        </w:rPr>
        <w:t>Recipient</w:t>
      </w:r>
      <w:r w:rsidRPr="00857124">
        <w:rPr>
          <w:rFonts w:cs="Arial"/>
          <w:w w:val="0"/>
          <w:sz w:val="20"/>
          <w:szCs w:val="20"/>
        </w:rPr>
        <w:t xml:space="preserve"> under this Agreement is, published or otherwise generally available to the public otherwise than through any breach by the </w:t>
      </w:r>
      <w:r w:rsidRPr="00857124" w:rsidR="00F450FF">
        <w:rPr>
          <w:rFonts w:cs="Arial"/>
          <w:sz w:val="20"/>
          <w:szCs w:val="20"/>
        </w:rPr>
        <w:t>Recipient</w:t>
      </w:r>
      <w:r w:rsidRPr="00857124">
        <w:rPr>
          <w:rFonts w:cs="Arial"/>
          <w:w w:val="0"/>
          <w:sz w:val="20"/>
          <w:szCs w:val="20"/>
        </w:rPr>
        <w:t xml:space="preserve"> of its obligations hereunder; </w:t>
      </w:r>
    </w:p>
    <w:p w:rsidRPr="00857124" w:rsidR="001C69EC" w:rsidP="00FE1A98" w:rsidRDefault="001C69EC" w14:paraId="1CA94052" w14:textId="77777777">
      <w:pPr>
        <w:pStyle w:val="BodyText"/>
        <w:widowControl/>
        <w:spacing w:after="0"/>
        <w:ind w:left="1440"/>
        <w:jc w:val="both"/>
        <w:rPr>
          <w:rFonts w:cs="Arial"/>
          <w:w w:val="0"/>
          <w:sz w:val="20"/>
          <w:szCs w:val="20"/>
        </w:rPr>
      </w:pPr>
    </w:p>
    <w:p w:rsidRPr="00857124" w:rsidR="001C69EC" w:rsidP="00E97ADB" w:rsidRDefault="001C69EC" w14:paraId="24153EFD" w14:textId="467B6382">
      <w:pPr>
        <w:pStyle w:val="BodyText"/>
        <w:widowControl/>
        <w:numPr>
          <w:ilvl w:val="2"/>
          <w:numId w:val="11"/>
        </w:numPr>
        <w:tabs>
          <w:tab w:val="clear" w:pos="1440"/>
          <w:tab w:val="num" w:pos="0"/>
        </w:tabs>
        <w:spacing w:after="0"/>
        <w:jc w:val="both"/>
        <w:rPr>
          <w:rFonts w:cs="Arial"/>
          <w:w w:val="0"/>
          <w:sz w:val="20"/>
          <w:szCs w:val="20"/>
        </w:rPr>
      </w:pPr>
      <w:r w:rsidRPr="00857124">
        <w:rPr>
          <w:rFonts w:cs="Arial"/>
          <w:w w:val="0"/>
          <w:sz w:val="20"/>
          <w:szCs w:val="20"/>
        </w:rPr>
        <w:t>such information</w:t>
      </w:r>
      <w:r w:rsidRPr="00857124" w:rsidDel="00036759">
        <w:rPr>
          <w:rFonts w:cs="Arial"/>
          <w:w w:val="0"/>
          <w:sz w:val="20"/>
          <w:szCs w:val="20"/>
        </w:rPr>
        <w:t xml:space="preserve"> </w:t>
      </w:r>
      <w:r w:rsidRPr="00857124">
        <w:rPr>
          <w:rFonts w:cs="Arial"/>
          <w:w w:val="0"/>
          <w:sz w:val="20"/>
          <w:szCs w:val="20"/>
        </w:rPr>
        <w:t xml:space="preserve">was independently developed by the </w:t>
      </w:r>
      <w:r w:rsidRPr="00857124" w:rsidR="00F450FF">
        <w:rPr>
          <w:rFonts w:cs="Arial"/>
          <w:sz w:val="20"/>
          <w:szCs w:val="20"/>
        </w:rPr>
        <w:t>Recipient</w:t>
      </w:r>
      <w:r w:rsidRPr="00857124">
        <w:rPr>
          <w:rFonts w:cs="Arial"/>
          <w:w w:val="0"/>
          <w:sz w:val="20"/>
          <w:szCs w:val="20"/>
        </w:rPr>
        <w:t xml:space="preserve"> without the use of or reference to Confidential Information; </w:t>
      </w:r>
    </w:p>
    <w:p w:rsidRPr="00857124" w:rsidR="001C69EC" w:rsidP="00FE1A98" w:rsidRDefault="001C69EC" w14:paraId="5E1E4866" w14:textId="77777777">
      <w:pPr>
        <w:pStyle w:val="BodyText"/>
        <w:widowControl/>
        <w:spacing w:after="0"/>
        <w:ind w:left="1440"/>
        <w:jc w:val="both"/>
        <w:rPr>
          <w:rFonts w:cs="Arial"/>
          <w:w w:val="0"/>
          <w:sz w:val="20"/>
          <w:szCs w:val="20"/>
        </w:rPr>
      </w:pPr>
    </w:p>
    <w:p w:rsidRPr="00857124" w:rsidR="001C69EC" w:rsidP="00E97ADB" w:rsidRDefault="001C69EC" w14:paraId="4ACC5EC0" w14:textId="4CA6FDC8">
      <w:pPr>
        <w:pStyle w:val="BodyText"/>
        <w:widowControl/>
        <w:numPr>
          <w:ilvl w:val="2"/>
          <w:numId w:val="11"/>
        </w:numPr>
        <w:tabs>
          <w:tab w:val="clear" w:pos="1440"/>
          <w:tab w:val="num" w:pos="0"/>
        </w:tabs>
        <w:spacing w:after="0"/>
        <w:jc w:val="both"/>
        <w:rPr>
          <w:rFonts w:cs="Arial"/>
          <w:w w:val="0"/>
          <w:sz w:val="20"/>
          <w:szCs w:val="20"/>
        </w:rPr>
      </w:pPr>
      <w:r w:rsidRPr="00857124">
        <w:rPr>
          <w:rFonts w:cs="Arial"/>
          <w:w w:val="0"/>
          <w:sz w:val="20"/>
          <w:szCs w:val="20"/>
        </w:rPr>
        <w:t xml:space="preserve">such information is disclosed to the </w:t>
      </w:r>
      <w:r w:rsidRPr="00857124" w:rsidR="00F450FF">
        <w:rPr>
          <w:rFonts w:cs="Arial"/>
          <w:sz w:val="20"/>
          <w:szCs w:val="20"/>
        </w:rPr>
        <w:t>Recipient</w:t>
      </w:r>
      <w:r w:rsidRPr="00857124">
        <w:rPr>
          <w:rFonts w:cs="Arial"/>
          <w:w w:val="0"/>
          <w:sz w:val="20"/>
          <w:szCs w:val="20"/>
        </w:rPr>
        <w:t xml:space="preserve"> by a third party who, to the </w:t>
      </w:r>
      <w:r w:rsidRPr="00857124" w:rsidR="00F450FF">
        <w:rPr>
          <w:rFonts w:cs="Arial"/>
          <w:sz w:val="20"/>
          <w:szCs w:val="20"/>
        </w:rPr>
        <w:t>Recipient</w:t>
      </w:r>
      <w:r w:rsidRPr="00857124">
        <w:rPr>
          <w:rFonts w:cs="Arial"/>
          <w:w w:val="0"/>
          <w:sz w:val="20"/>
          <w:szCs w:val="20"/>
        </w:rPr>
        <w:t xml:space="preserve">’s knowledge, is not bound by a confidentiality agreement with the </w:t>
      </w:r>
      <w:r w:rsidRPr="00857124" w:rsidR="000B09EB">
        <w:rPr>
          <w:rFonts w:cs="Arial"/>
          <w:sz w:val="20"/>
          <w:szCs w:val="20"/>
        </w:rPr>
        <w:t>Provider</w:t>
      </w:r>
      <w:r w:rsidRPr="00857124">
        <w:rPr>
          <w:rFonts w:cs="Arial"/>
          <w:w w:val="0"/>
          <w:sz w:val="20"/>
          <w:szCs w:val="20"/>
        </w:rPr>
        <w:t>; or</w:t>
      </w:r>
    </w:p>
    <w:p w:rsidRPr="00857124" w:rsidR="001C69EC" w:rsidP="00FE1A98" w:rsidRDefault="001C69EC" w14:paraId="1D5BC298" w14:textId="77777777">
      <w:pPr>
        <w:pStyle w:val="BodyText"/>
        <w:widowControl/>
        <w:spacing w:after="0"/>
        <w:ind w:left="1440"/>
        <w:jc w:val="both"/>
        <w:rPr>
          <w:rFonts w:cs="Arial"/>
          <w:w w:val="0"/>
          <w:sz w:val="20"/>
          <w:szCs w:val="20"/>
        </w:rPr>
      </w:pPr>
    </w:p>
    <w:p w:rsidRPr="00857124" w:rsidR="001C69EC" w:rsidP="00E97ADB" w:rsidRDefault="001C69EC" w14:paraId="644508B3" w14:textId="57414055">
      <w:pPr>
        <w:pStyle w:val="BodyText"/>
        <w:widowControl/>
        <w:numPr>
          <w:ilvl w:val="2"/>
          <w:numId w:val="11"/>
        </w:numPr>
        <w:tabs>
          <w:tab w:val="clear" w:pos="1440"/>
          <w:tab w:val="num" w:pos="0"/>
        </w:tabs>
        <w:spacing w:after="0"/>
        <w:jc w:val="both"/>
        <w:rPr>
          <w:rFonts w:cs="Arial"/>
          <w:b/>
          <w:sz w:val="20"/>
          <w:szCs w:val="20"/>
        </w:rPr>
      </w:pPr>
      <w:r w:rsidRPr="00857124">
        <w:rPr>
          <w:rFonts w:cs="Arial"/>
          <w:w w:val="0"/>
          <w:sz w:val="20"/>
          <w:szCs w:val="20"/>
        </w:rPr>
        <w:t xml:space="preserve">the </w:t>
      </w:r>
      <w:r w:rsidRPr="00857124" w:rsidR="000B09EB">
        <w:rPr>
          <w:rFonts w:cs="Arial"/>
          <w:sz w:val="20"/>
          <w:szCs w:val="20"/>
        </w:rPr>
        <w:t>Provider</w:t>
      </w:r>
      <w:r w:rsidRPr="00857124">
        <w:rPr>
          <w:rFonts w:cs="Arial"/>
          <w:w w:val="0"/>
          <w:sz w:val="20"/>
          <w:szCs w:val="20"/>
        </w:rPr>
        <w:t xml:space="preserve"> agreed (in</w:t>
      </w:r>
      <w:r w:rsidRPr="00857124">
        <w:rPr>
          <w:rFonts w:cs="Arial"/>
          <w:sz w:val="20"/>
          <w:szCs w:val="20"/>
        </w:rPr>
        <w:t xml:space="preserve"> writing) </w:t>
      </w:r>
      <w:r w:rsidRPr="00857124" w:rsidR="00265B22">
        <w:rPr>
          <w:rFonts w:cs="Arial"/>
          <w:sz w:val="20"/>
          <w:szCs w:val="20"/>
        </w:rPr>
        <w:t xml:space="preserve">that such information </w:t>
      </w:r>
      <w:r w:rsidRPr="00857124">
        <w:rPr>
          <w:rFonts w:cs="Arial"/>
          <w:sz w:val="20"/>
          <w:szCs w:val="20"/>
        </w:rPr>
        <w:t>may be disclosed</w:t>
      </w:r>
      <w:r w:rsidR="00DE49DE">
        <w:rPr>
          <w:rFonts w:cs="Arial"/>
          <w:sz w:val="20"/>
          <w:szCs w:val="20"/>
        </w:rPr>
        <w:t xml:space="preserve"> </w:t>
      </w:r>
      <w:r w:rsidRPr="001833BC" w:rsidR="00DE49DE">
        <w:rPr>
          <w:rFonts w:cs="Arial"/>
          <w:w w:val="0"/>
          <w:sz w:val="20"/>
          <w:szCs w:val="20"/>
        </w:rPr>
        <w:t xml:space="preserve">in which case, the </w:t>
      </w:r>
      <w:r w:rsidRPr="00857124" w:rsidR="00DE49DE">
        <w:rPr>
          <w:rFonts w:cs="Arial"/>
          <w:sz w:val="20"/>
          <w:szCs w:val="20"/>
        </w:rPr>
        <w:t>Provider</w:t>
      </w:r>
      <w:r w:rsidRPr="001833BC" w:rsidR="00DE49DE">
        <w:rPr>
          <w:rFonts w:cs="Arial"/>
          <w:w w:val="0"/>
          <w:sz w:val="20"/>
          <w:szCs w:val="20"/>
        </w:rPr>
        <w:t xml:space="preserve"> may, at its discretion, impose additional terms on the Recipient in respect of such disclosures</w:t>
      </w:r>
      <w:r w:rsidRPr="00857124">
        <w:rPr>
          <w:rFonts w:cs="Arial"/>
          <w:sz w:val="20"/>
          <w:szCs w:val="20"/>
        </w:rPr>
        <w:t>.</w:t>
      </w:r>
    </w:p>
    <w:p w:rsidRPr="00857124" w:rsidR="001C69EC" w:rsidP="00FE1A98" w:rsidRDefault="001C69EC" w14:paraId="476B9FCE" w14:textId="77777777">
      <w:pPr>
        <w:jc w:val="both"/>
        <w:rPr>
          <w:rFonts w:cs="Arial"/>
          <w:b/>
          <w:sz w:val="20"/>
          <w:szCs w:val="20"/>
        </w:rPr>
      </w:pPr>
    </w:p>
    <w:p w:rsidRPr="00857124" w:rsidR="00433844" w:rsidP="00E97ADB" w:rsidRDefault="00566CCD" w14:paraId="2C9391E3" w14:textId="2E895EB2">
      <w:pPr>
        <w:pStyle w:val="Heading9"/>
        <w:keepNext/>
        <w:keepLines/>
        <w:widowControl/>
        <w:numPr>
          <w:ilvl w:val="1"/>
          <w:numId w:val="15"/>
        </w:numPr>
        <w:tabs>
          <w:tab w:val="num" w:pos="720"/>
        </w:tabs>
        <w:autoSpaceDE/>
        <w:autoSpaceDN/>
        <w:adjustRightInd/>
        <w:spacing w:before="0" w:after="0"/>
        <w:ind w:left="720" w:hanging="720"/>
        <w:jc w:val="both"/>
        <w:rPr>
          <w:rFonts w:ascii="Arial" w:hAnsi="Arial" w:cs="Arial"/>
          <w:sz w:val="20"/>
          <w:szCs w:val="20"/>
        </w:rPr>
      </w:pPr>
      <w:r w:rsidRPr="00857124">
        <w:rPr>
          <w:rFonts w:ascii="Arial" w:hAnsi="Arial" w:cs="Arial"/>
          <w:sz w:val="20"/>
          <w:szCs w:val="20"/>
        </w:rPr>
        <w:t>T</w:t>
      </w:r>
      <w:r w:rsidRPr="00857124" w:rsidR="001C69EC">
        <w:rPr>
          <w:rFonts w:ascii="Arial" w:hAnsi="Arial" w:cs="Arial"/>
          <w:sz w:val="20"/>
          <w:szCs w:val="20"/>
        </w:rPr>
        <w:t xml:space="preserve">he obligations in Clause </w:t>
      </w:r>
      <w:r w:rsidRPr="00857124" w:rsidR="00100205">
        <w:rPr>
          <w:rFonts w:ascii="Arial" w:hAnsi="Arial" w:cs="Arial"/>
          <w:sz w:val="20"/>
          <w:szCs w:val="20"/>
        </w:rPr>
        <w:t>7</w:t>
      </w:r>
      <w:r w:rsidRPr="00857124" w:rsidR="001C69EC">
        <w:rPr>
          <w:rFonts w:ascii="Arial" w:hAnsi="Arial" w:cs="Arial"/>
          <w:sz w:val="20"/>
          <w:szCs w:val="20"/>
        </w:rPr>
        <w:t xml:space="preserve"> will survive and continue for five (5) years after the expiry or termination of this Agreement</w:t>
      </w:r>
      <w:r w:rsidRPr="00857124">
        <w:rPr>
          <w:rFonts w:ascii="Arial" w:hAnsi="Arial" w:cs="Arial"/>
          <w:sz w:val="20"/>
          <w:szCs w:val="20"/>
        </w:rPr>
        <w:t xml:space="preserve"> save that</w:t>
      </w:r>
      <w:r w:rsidRPr="00857124" w:rsidR="00433844">
        <w:rPr>
          <w:rFonts w:ascii="Arial" w:hAnsi="Arial" w:cs="Arial"/>
          <w:sz w:val="20"/>
          <w:szCs w:val="20"/>
        </w:rPr>
        <w:t xml:space="preserve"> </w:t>
      </w:r>
      <w:r w:rsidRPr="00857124">
        <w:rPr>
          <w:rFonts w:ascii="Arial" w:hAnsi="Arial" w:cs="Arial"/>
          <w:sz w:val="20"/>
          <w:szCs w:val="20"/>
        </w:rPr>
        <w:t>for Trade Secrets, such obligations shall survive for the period that such information retains its status as a Trade Secret under applicable law</w:t>
      </w:r>
      <w:r w:rsidRPr="00857124" w:rsidR="00433844">
        <w:rPr>
          <w:rFonts w:ascii="Arial" w:hAnsi="Arial" w:cs="Arial"/>
          <w:sz w:val="20"/>
          <w:szCs w:val="20"/>
        </w:rPr>
        <w:t>.</w:t>
      </w:r>
    </w:p>
    <w:p w:rsidRPr="00741A11" w:rsidR="008A66D8" w:rsidP="00C76E13" w:rsidRDefault="008A66D8" w14:paraId="4DBED435" w14:textId="02C3EB6D">
      <w:pPr>
        <w:pStyle w:val="Heading9"/>
        <w:keepNext/>
        <w:widowControl/>
        <w:tabs>
          <w:tab w:val="left" w:pos="720"/>
        </w:tabs>
        <w:autoSpaceDE/>
        <w:autoSpaceDN/>
        <w:adjustRightInd/>
        <w:spacing w:before="0" w:after="0"/>
        <w:ind w:left="1440" w:hanging="1440"/>
        <w:jc w:val="both"/>
        <w:rPr>
          <w:rFonts w:ascii="Arial" w:hAnsi="Arial" w:cs="Arial"/>
          <w:sz w:val="20"/>
          <w:szCs w:val="20"/>
        </w:rPr>
      </w:pPr>
      <w:r w:rsidRPr="00741A11">
        <w:rPr>
          <w:rFonts w:ascii="Arial" w:hAnsi="Arial" w:cs="Arial"/>
          <w:sz w:val="20"/>
          <w:szCs w:val="20"/>
        </w:rPr>
        <w:t>.</w:t>
      </w:r>
    </w:p>
    <w:p w:rsidR="008A66D8" w:rsidP="00E97ADB" w:rsidRDefault="008A66D8" w14:paraId="728011A7" w14:textId="1FF04EAC">
      <w:pPr>
        <w:pStyle w:val="Heading9"/>
        <w:keepNext/>
        <w:keepLines/>
        <w:widowControl/>
        <w:numPr>
          <w:ilvl w:val="1"/>
          <w:numId w:val="15"/>
        </w:numPr>
        <w:tabs>
          <w:tab w:val="num" w:pos="720"/>
        </w:tabs>
        <w:autoSpaceDE/>
        <w:autoSpaceDN/>
        <w:adjustRightInd/>
        <w:spacing w:before="0" w:after="0"/>
        <w:ind w:left="720" w:hanging="720"/>
        <w:jc w:val="both"/>
        <w:rPr>
          <w:rFonts w:ascii="Arial" w:hAnsi="Arial" w:cs="Arial"/>
          <w:sz w:val="20"/>
          <w:szCs w:val="20"/>
        </w:rPr>
      </w:pPr>
      <w:r w:rsidRPr="00741A11">
        <w:rPr>
          <w:rFonts w:ascii="Arial" w:hAnsi="Arial" w:cs="Arial"/>
          <w:sz w:val="20"/>
          <w:szCs w:val="20"/>
        </w:rPr>
        <w:t xml:space="preserve">The provisions of Clause </w:t>
      </w:r>
      <w:r>
        <w:rPr>
          <w:rFonts w:ascii="Arial" w:hAnsi="Arial" w:cs="Arial"/>
          <w:sz w:val="20"/>
          <w:szCs w:val="20"/>
        </w:rPr>
        <w:t>8.4</w:t>
      </w:r>
      <w:r w:rsidRPr="00741A11">
        <w:rPr>
          <w:rFonts w:ascii="Arial" w:hAnsi="Arial" w:cs="Arial"/>
          <w:sz w:val="20"/>
          <w:szCs w:val="20"/>
        </w:rPr>
        <w:t xml:space="preserve">(a) shall apply </w:t>
      </w:r>
      <w:proofErr w:type="spellStart"/>
      <w:r w:rsidRPr="00741A11">
        <w:rPr>
          <w:rFonts w:ascii="Arial" w:hAnsi="Arial" w:cs="Arial"/>
          <w:i/>
          <w:sz w:val="20"/>
          <w:szCs w:val="20"/>
        </w:rPr>
        <w:t>mutatis</w:t>
      </w:r>
      <w:proofErr w:type="spellEnd"/>
      <w:r w:rsidRPr="00741A11">
        <w:rPr>
          <w:rFonts w:ascii="Arial" w:hAnsi="Arial" w:cs="Arial"/>
          <w:i/>
          <w:sz w:val="20"/>
          <w:szCs w:val="20"/>
        </w:rPr>
        <w:t xml:space="preserve"> </w:t>
      </w:r>
      <w:proofErr w:type="spellStart"/>
      <w:r w:rsidRPr="00741A11">
        <w:rPr>
          <w:rFonts w:ascii="Arial" w:hAnsi="Arial" w:cs="Arial"/>
          <w:i/>
          <w:sz w:val="20"/>
          <w:szCs w:val="20"/>
        </w:rPr>
        <w:t>mutandis</w:t>
      </w:r>
      <w:proofErr w:type="spellEnd"/>
      <w:r w:rsidRPr="00741A11">
        <w:rPr>
          <w:rFonts w:ascii="Arial" w:hAnsi="Arial" w:cs="Arial"/>
          <w:sz w:val="20"/>
          <w:szCs w:val="20"/>
        </w:rPr>
        <w:t xml:space="preserve"> to Confidential I</w:t>
      </w:r>
      <w:r>
        <w:rPr>
          <w:rFonts w:ascii="Arial" w:hAnsi="Arial" w:cs="Arial"/>
          <w:sz w:val="20"/>
          <w:szCs w:val="20"/>
        </w:rPr>
        <w:t>n</w:t>
      </w:r>
      <w:r w:rsidRPr="00741A11">
        <w:rPr>
          <w:rFonts w:ascii="Arial" w:hAnsi="Arial" w:cs="Arial"/>
          <w:sz w:val="20"/>
          <w:szCs w:val="20"/>
        </w:rPr>
        <w:t>formation as if the same had been set out herein</w:t>
      </w:r>
      <w:r w:rsidR="00022359">
        <w:rPr>
          <w:rFonts w:ascii="Arial" w:hAnsi="Arial" w:cs="Arial"/>
          <w:sz w:val="20"/>
          <w:szCs w:val="20"/>
        </w:rPr>
        <w:t>, save that the Recipient shall not be obliged to maintain the confidentiality of the Confidential Information (except Subject Data) beyond the term specified in Clause 7.4</w:t>
      </w:r>
      <w:r w:rsidR="00777869">
        <w:rPr>
          <w:rFonts w:ascii="Arial" w:hAnsi="Arial" w:cs="Arial"/>
          <w:sz w:val="20"/>
          <w:szCs w:val="20"/>
        </w:rPr>
        <w:t>.</w:t>
      </w:r>
      <w:r w:rsidRPr="00CA3315" w:rsidR="00CA3315">
        <w:rPr>
          <w:rFonts w:ascii="Arial" w:hAnsi="Arial" w:cs="Arial"/>
          <w:sz w:val="20"/>
          <w:szCs w:val="20"/>
        </w:rPr>
        <w:t xml:space="preserve"> </w:t>
      </w:r>
      <w:r w:rsidR="00CA3315">
        <w:rPr>
          <w:rFonts w:ascii="Arial" w:hAnsi="Arial" w:cs="Arial"/>
          <w:sz w:val="20"/>
          <w:szCs w:val="20"/>
        </w:rPr>
        <w:t>For the avoidance of doubt, the obligations in Clause 8.3 shall not apply to retained Confidential Information (except Subject Data).</w:t>
      </w:r>
    </w:p>
    <w:p w:rsidRPr="00C76E13" w:rsidR="008A66D8" w:rsidP="00C76E13" w:rsidRDefault="008A66D8" w14:paraId="7F7D4BC1" w14:textId="77777777"/>
    <w:p w:rsidRPr="00857124" w:rsidR="00100205" w:rsidP="00E97ADB" w:rsidRDefault="008D4A66" w14:paraId="4414518A" w14:textId="553CD23D">
      <w:pPr>
        <w:pStyle w:val="Heading9"/>
        <w:keepNext/>
        <w:keepLines/>
        <w:widowControl/>
        <w:numPr>
          <w:ilvl w:val="1"/>
          <w:numId w:val="15"/>
        </w:numPr>
        <w:tabs>
          <w:tab w:val="num" w:pos="720"/>
        </w:tabs>
        <w:autoSpaceDE/>
        <w:autoSpaceDN/>
        <w:adjustRightInd/>
        <w:spacing w:before="0" w:after="0"/>
        <w:ind w:left="720" w:hanging="720"/>
        <w:jc w:val="both"/>
        <w:rPr>
          <w:rFonts w:ascii="Arial" w:hAnsi="Arial" w:cs="Arial"/>
          <w:sz w:val="20"/>
          <w:szCs w:val="20"/>
        </w:rPr>
      </w:pPr>
      <w:r w:rsidRPr="008D4A66">
        <w:rPr>
          <w:rFonts w:ascii="Arial" w:hAnsi="Arial" w:cs="Arial"/>
          <w:sz w:val="20"/>
          <w:szCs w:val="20"/>
        </w:rPr>
        <w:t xml:space="preserve">Save as provided in Clause 7, no Party shall disclose the specific terms and conditions of this Agreement without the express permission of the other Party. </w:t>
      </w:r>
      <w:r>
        <w:rPr>
          <w:rFonts w:ascii="Arial" w:hAnsi="Arial" w:cs="Arial"/>
          <w:sz w:val="20"/>
          <w:szCs w:val="20"/>
        </w:rPr>
        <w:t>For the avoidance of doubt, n</w:t>
      </w:r>
      <w:r w:rsidRPr="008D4A66" w:rsidR="001C69EC">
        <w:rPr>
          <w:rFonts w:ascii="Arial" w:hAnsi="Arial" w:cs="Arial"/>
          <w:sz w:val="20"/>
          <w:szCs w:val="20"/>
        </w:rPr>
        <w:t>othing</w:t>
      </w:r>
      <w:r w:rsidRPr="00857124" w:rsidR="001C69EC">
        <w:rPr>
          <w:rFonts w:ascii="Arial" w:hAnsi="Arial" w:cs="Arial"/>
          <w:sz w:val="20"/>
          <w:szCs w:val="20"/>
        </w:rPr>
        <w:t xml:space="preserve"> in Clause</w:t>
      </w:r>
      <w:r w:rsidR="00532536">
        <w:rPr>
          <w:rFonts w:ascii="Arial" w:hAnsi="Arial" w:cs="Arial"/>
          <w:sz w:val="20"/>
          <w:szCs w:val="20"/>
        </w:rPr>
        <w:t xml:space="preserve"> 7</w:t>
      </w:r>
      <w:r w:rsidRPr="00857124" w:rsidR="001C69EC">
        <w:rPr>
          <w:rFonts w:ascii="Arial" w:hAnsi="Arial" w:cs="Arial"/>
          <w:sz w:val="20"/>
          <w:szCs w:val="20"/>
        </w:rPr>
        <w:t xml:space="preserve"> will limit the right of a Party to disclose</w:t>
      </w:r>
      <w:r>
        <w:rPr>
          <w:rFonts w:ascii="Arial" w:hAnsi="Arial" w:eastAsia="Calibri" w:cs="Arial"/>
          <w:color w:val="000000"/>
          <w:sz w:val="20"/>
          <w:szCs w:val="20"/>
        </w:rPr>
        <w:t>:</w:t>
      </w:r>
    </w:p>
    <w:p w:rsidRPr="004B2844" w:rsidR="00100205" w:rsidP="004B2844" w:rsidRDefault="00100205" w14:paraId="5A88FDD0" w14:textId="77777777">
      <w:pPr>
        <w:pStyle w:val="Heading9"/>
        <w:keepNext/>
        <w:keepLines/>
        <w:widowControl/>
        <w:autoSpaceDE/>
        <w:autoSpaceDN/>
        <w:adjustRightInd/>
        <w:spacing w:before="0" w:after="0"/>
        <w:ind w:left="720"/>
        <w:jc w:val="both"/>
        <w:rPr>
          <w:rFonts w:ascii="Arial" w:hAnsi="Arial"/>
          <w:sz w:val="20"/>
        </w:rPr>
      </w:pPr>
    </w:p>
    <w:p w:rsidRPr="004B2844" w:rsidR="0043188A" w:rsidP="004B2844" w:rsidRDefault="008D4A66" w14:paraId="176B8FAA" w14:textId="6395FCC5">
      <w:pPr>
        <w:pStyle w:val="Heading9"/>
        <w:keepNext/>
        <w:keepLines/>
        <w:widowControl/>
        <w:autoSpaceDE/>
        <w:autoSpaceDN/>
        <w:adjustRightInd/>
        <w:spacing w:before="0" w:after="0"/>
        <w:ind w:left="1440" w:hanging="720"/>
        <w:jc w:val="both"/>
        <w:rPr>
          <w:rFonts w:ascii="Arial" w:hAnsi="Arial"/>
          <w:sz w:val="20"/>
        </w:rPr>
      </w:pPr>
      <w:r>
        <w:rPr>
          <w:rFonts w:ascii="Arial" w:hAnsi="Arial" w:eastAsia="Calibri" w:cs="Arial"/>
          <w:color w:val="000000"/>
          <w:sz w:val="20"/>
          <w:szCs w:val="20"/>
        </w:rPr>
        <w:t>(a)</w:t>
      </w:r>
      <w:r>
        <w:rPr>
          <w:rFonts w:ascii="Arial" w:hAnsi="Arial" w:eastAsia="Calibri" w:cs="Arial"/>
          <w:color w:val="000000"/>
          <w:sz w:val="20"/>
          <w:szCs w:val="20"/>
        </w:rPr>
        <w:tab/>
      </w:r>
      <w:r w:rsidR="0079605E">
        <w:rPr>
          <w:rFonts w:ascii="Arial" w:hAnsi="Arial"/>
          <w:color w:val="000000"/>
          <w:sz w:val="20"/>
        </w:rPr>
        <w:t>the existence of this Agreement,</w:t>
      </w:r>
      <w:r w:rsidRPr="004B2844" w:rsidR="00100205">
        <w:rPr>
          <w:rFonts w:ascii="Arial" w:hAnsi="Arial"/>
          <w:color w:val="000000"/>
          <w:sz w:val="20"/>
        </w:rPr>
        <w:t xml:space="preserve"> the title of the Project and identification</w:t>
      </w:r>
      <w:r w:rsidRPr="004B2844" w:rsidR="00100205">
        <w:rPr>
          <w:rFonts w:ascii="Arial" w:hAnsi="Arial"/>
          <w:sz w:val="20"/>
        </w:rPr>
        <w:t xml:space="preserve"> of the Parties, which information shall not be deemed confidential</w:t>
      </w:r>
      <w:r>
        <w:rPr>
          <w:rFonts w:ascii="Arial" w:hAnsi="Arial" w:cs="Arial"/>
          <w:sz w:val="20"/>
          <w:szCs w:val="20"/>
        </w:rPr>
        <w:t>;</w:t>
      </w:r>
      <w:r w:rsidR="00D724AF">
        <w:rPr>
          <w:rFonts w:ascii="Arial" w:hAnsi="Arial" w:cs="Arial"/>
          <w:sz w:val="20"/>
          <w:szCs w:val="20"/>
        </w:rPr>
        <w:t xml:space="preserve"> and</w:t>
      </w:r>
    </w:p>
    <w:p w:rsidRPr="00503AF1" w:rsidR="00503AF1" w:rsidP="004B2844" w:rsidRDefault="00503AF1" w14:paraId="14732794" w14:textId="77777777">
      <w:pPr>
        <w:pStyle w:val="Heading9"/>
        <w:keepNext/>
        <w:keepLines/>
        <w:widowControl/>
        <w:autoSpaceDE/>
        <w:autoSpaceDN/>
        <w:adjustRightInd/>
        <w:spacing w:before="0" w:after="0"/>
        <w:ind w:left="1440" w:hanging="720"/>
        <w:jc w:val="both"/>
        <w:rPr>
          <w:rFonts w:ascii="Arial" w:hAnsi="Arial" w:eastAsia="Times New Roman" w:cs="Arial"/>
          <w:sz w:val="20"/>
          <w:szCs w:val="20"/>
          <w:lang w:eastAsia="en-US"/>
        </w:rPr>
      </w:pPr>
    </w:p>
    <w:p w:rsidRPr="0027139E" w:rsidR="00100205" w:rsidP="004B2844" w:rsidRDefault="00B618D4" w14:paraId="547DF6DE" w14:textId="77777777">
      <w:pPr>
        <w:pStyle w:val="Heading9"/>
        <w:keepNext/>
        <w:keepLines/>
        <w:widowControl/>
        <w:autoSpaceDE/>
        <w:autoSpaceDN/>
        <w:adjustRightInd/>
        <w:spacing w:before="0" w:after="0"/>
        <w:ind w:left="1440" w:hanging="720"/>
        <w:jc w:val="both"/>
        <w:rPr>
          <w:rFonts w:ascii="Arial" w:hAnsi="Arial"/>
          <w:sz w:val="20"/>
        </w:rPr>
      </w:pPr>
      <w:r>
        <w:rPr>
          <w:rFonts w:ascii="Arial" w:hAnsi="Arial" w:eastAsia="Times New Roman" w:cs="Arial"/>
          <w:sz w:val="20"/>
          <w:szCs w:val="20"/>
          <w:lang w:eastAsia="en-US"/>
        </w:rPr>
        <w:t>(b)</w:t>
      </w:r>
      <w:r>
        <w:rPr>
          <w:rFonts w:ascii="Arial" w:hAnsi="Arial" w:eastAsia="Times New Roman" w:cs="Arial"/>
          <w:sz w:val="20"/>
          <w:szCs w:val="20"/>
          <w:lang w:eastAsia="en-US"/>
        </w:rPr>
        <w:tab/>
      </w:r>
      <w:r w:rsidRPr="008D4A66" w:rsidR="001C69EC">
        <w:rPr>
          <w:rFonts w:ascii="Arial" w:hAnsi="Arial" w:cs="Arial"/>
          <w:sz w:val="20"/>
          <w:szCs w:val="20"/>
        </w:rPr>
        <w:t>data, findings, methods and results derived from the Project in accordance with Clause</w:t>
      </w:r>
      <w:r w:rsidRPr="008D4A66" w:rsidR="00100205">
        <w:rPr>
          <w:rFonts w:ascii="Arial" w:hAnsi="Arial" w:cs="Arial"/>
          <w:sz w:val="20"/>
          <w:szCs w:val="20"/>
        </w:rPr>
        <w:t xml:space="preserve"> 6</w:t>
      </w:r>
      <w:r w:rsidRPr="008D4A66" w:rsidR="008D4A66">
        <w:rPr>
          <w:rFonts w:ascii="Arial" w:hAnsi="Arial" w:cs="Arial"/>
          <w:sz w:val="20"/>
          <w:szCs w:val="20"/>
        </w:rPr>
        <w:t>.</w:t>
      </w:r>
      <w:r w:rsidRPr="0027139E" w:rsidR="00100205">
        <w:rPr>
          <w:rFonts w:ascii="Arial" w:hAnsi="Arial"/>
          <w:sz w:val="20"/>
        </w:rPr>
        <w:t xml:space="preserve"> </w:t>
      </w:r>
    </w:p>
    <w:p w:rsidRPr="00857124" w:rsidR="00100205" w:rsidP="00FE1A98" w:rsidRDefault="00100205" w14:paraId="7F748879" w14:textId="77777777">
      <w:pPr>
        <w:pStyle w:val="BodyText"/>
        <w:spacing w:after="0"/>
        <w:ind w:left="720"/>
        <w:jc w:val="both"/>
        <w:rPr>
          <w:rStyle w:val="FontStyle14"/>
          <w:rFonts w:eastAsia="Calibri"/>
          <w:color w:val="000000"/>
          <w:sz w:val="20"/>
          <w:szCs w:val="20"/>
        </w:rPr>
      </w:pPr>
    </w:p>
    <w:p w:rsidRPr="0027139E" w:rsidR="00E87C65" w:rsidP="00E97ADB" w:rsidRDefault="00257212" w14:paraId="2677C2AD" w14:textId="023B135C">
      <w:pPr>
        <w:pStyle w:val="BodyText"/>
        <w:keepNext/>
        <w:keepLines/>
        <w:numPr>
          <w:ilvl w:val="1"/>
          <w:numId w:val="15"/>
        </w:numPr>
        <w:spacing w:after="0"/>
        <w:ind w:left="720" w:hanging="720"/>
        <w:jc w:val="both"/>
        <w:rPr>
          <w:sz w:val="20"/>
        </w:rPr>
      </w:pPr>
      <w:r w:rsidRPr="005B0D7C">
        <w:rPr>
          <w:rStyle w:val="FontStyle14"/>
          <w:sz w:val="20"/>
          <w:szCs w:val="20"/>
          <w:lang w:eastAsia="en-US"/>
        </w:rPr>
        <w:t xml:space="preserve">The </w:t>
      </w:r>
      <w:r w:rsidRPr="00A45CE9">
        <w:rPr>
          <w:rFonts w:cs="Arial"/>
          <w:sz w:val="20"/>
          <w:szCs w:val="20"/>
        </w:rPr>
        <w:t>Recipient</w:t>
      </w:r>
      <w:r w:rsidRPr="005B0D7C">
        <w:rPr>
          <w:rStyle w:val="FontStyle14"/>
          <w:sz w:val="20"/>
          <w:szCs w:val="20"/>
          <w:lang w:eastAsia="en-US"/>
        </w:rPr>
        <w:t xml:space="preserve"> acknowledges that unauthorised disclosure or use of Confidential </w:t>
      </w:r>
      <w:r w:rsidRPr="005B0D7C">
        <w:rPr>
          <w:rFonts w:eastAsia="Calibri" w:cs="Arial"/>
          <w:color w:val="000000"/>
          <w:sz w:val="20"/>
          <w:szCs w:val="20"/>
        </w:rPr>
        <w:t xml:space="preserve">Information could cause great or irreparable injury to the </w:t>
      </w:r>
      <w:r w:rsidRPr="005B0D7C">
        <w:rPr>
          <w:rFonts w:cs="Arial"/>
          <w:sz w:val="20"/>
          <w:szCs w:val="20"/>
        </w:rPr>
        <w:t>Provider</w:t>
      </w:r>
      <w:r w:rsidRPr="005B0D7C">
        <w:rPr>
          <w:rFonts w:eastAsia="Calibri" w:cs="Arial"/>
          <w:color w:val="000000"/>
          <w:sz w:val="20"/>
          <w:szCs w:val="20"/>
        </w:rPr>
        <w:t xml:space="preserve"> and that pecuniary compensation would not afford adequate relief or it would be extremely difficult to ascertain the amount of compensation which would afford adequate relief. Therefore, the </w:t>
      </w:r>
      <w:r w:rsidRPr="005B0D7C">
        <w:rPr>
          <w:rFonts w:cs="Arial"/>
          <w:sz w:val="20"/>
          <w:szCs w:val="20"/>
        </w:rPr>
        <w:t>Recipient</w:t>
      </w:r>
      <w:r w:rsidRPr="005B0D7C">
        <w:rPr>
          <w:rFonts w:eastAsia="Calibri" w:cs="Arial"/>
          <w:color w:val="000000"/>
          <w:sz w:val="20"/>
          <w:szCs w:val="20"/>
        </w:rPr>
        <w:t xml:space="preserve"> agrees that, in the event of such unauthorised disclosure or use of Confidential Information, the </w:t>
      </w:r>
      <w:r w:rsidRPr="005B0D7C">
        <w:rPr>
          <w:rFonts w:cs="Arial"/>
          <w:sz w:val="20"/>
          <w:szCs w:val="20"/>
        </w:rPr>
        <w:t>Provider</w:t>
      </w:r>
      <w:r w:rsidRPr="005B0D7C">
        <w:rPr>
          <w:rFonts w:eastAsia="Calibri" w:cs="Arial"/>
          <w:color w:val="000000"/>
          <w:sz w:val="20"/>
          <w:szCs w:val="20"/>
        </w:rPr>
        <w:t xml:space="preserve"> will have the right to seek and obtain injunctive relief in addition to any other rights and remedies it may have.</w:t>
      </w:r>
    </w:p>
    <w:p w:rsidRPr="00857124" w:rsidR="00633BBF" w:rsidP="0027139E" w:rsidRDefault="00633BBF" w14:paraId="0909681F" w14:textId="77777777">
      <w:pPr>
        <w:pStyle w:val="ListParagraph"/>
        <w:rPr>
          <w:rFonts w:cs="Arial"/>
          <w:sz w:val="20"/>
          <w:szCs w:val="20"/>
        </w:rPr>
      </w:pPr>
    </w:p>
    <w:p w:rsidRPr="00857124" w:rsidR="001C69EC" w:rsidP="00E97ADB" w:rsidRDefault="00E9210C" w14:paraId="5B743239" w14:textId="33A68385">
      <w:pPr>
        <w:pStyle w:val="Style7"/>
        <w:widowControl/>
        <w:numPr>
          <w:ilvl w:val="0"/>
          <w:numId w:val="6"/>
        </w:numPr>
        <w:tabs>
          <w:tab w:val="clear" w:pos="1080"/>
          <w:tab w:val="num" w:pos="720"/>
        </w:tabs>
        <w:ind w:left="720"/>
        <w:jc w:val="both"/>
        <w:rPr>
          <w:rFonts w:cs="Arial"/>
          <w:b/>
          <w:sz w:val="20"/>
          <w:szCs w:val="20"/>
        </w:rPr>
      </w:pPr>
      <w:bookmarkStart w:name="_Ref462754180" w:id="14"/>
      <w:r w:rsidRPr="00857124">
        <w:rPr>
          <w:rFonts w:cs="Arial"/>
          <w:b/>
          <w:sz w:val="20"/>
          <w:szCs w:val="20"/>
        </w:rPr>
        <w:t xml:space="preserve">ACCESS RIGHTS TO DATA AND </w:t>
      </w:r>
      <w:r w:rsidRPr="00857124" w:rsidR="00074069">
        <w:rPr>
          <w:rFonts w:cs="Arial"/>
          <w:b/>
          <w:sz w:val="20"/>
          <w:szCs w:val="20"/>
        </w:rPr>
        <w:t xml:space="preserve">TRANSFER OF </w:t>
      </w:r>
      <w:r w:rsidRPr="00857124">
        <w:rPr>
          <w:rFonts w:cs="Arial"/>
          <w:b/>
          <w:sz w:val="20"/>
          <w:szCs w:val="20"/>
        </w:rPr>
        <w:t>MATERIALS</w:t>
      </w:r>
      <w:bookmarkEnd w:id="14"/>
      <w:r w:rsidRPr="00857124" w:rsidR="001C69EC">
        <w:rPr>
          <w:rFonts w:cs="Arial"/>
          <w:b/>
          <w:sz w:val="20"/>
          <w:szCs w:val="20"/>
        </w:rPr>
        <w:t xml:space="preserve"> </w:t>
      </w:r>
    </w:p>
    <w:p w:rsidRPr="00857124" w:rsidR="00E9210C" w:rsidP="00E878E7" w:rsidRDefault="00E9210C" w14:paraId="47714ABB" w14:textId="77777777">
      <w:pPr>
        <w:pStyle w:val="Heading3"/>
        <w:tabs>
          <w:tab w:val="num" w:pos="1440"/>
        </w:tabs>
        <w:spacing w:before="0" w:after="0"/>
        <w:ind w:left="720" w:hanging="720"/>
        <w:jc w:val="both"/>
        <w:rPr>
          <w:rFonts w:ascii="Arial" w:hAnsi="Arial" w:cs="Arial"/>
          <w:b w:val="0"/>
          <w:sz w:val="20"/>
          <w:szCs w:val="20"/>
        </w:rPr>
      </w:pPr>
    </w:p>
    <w:p w:rsidRPr="00857124" w:rsidR="001C69EC" w:rsidP="00E878E7" w:rsidRDefault="00100205" w14:paraId="662BFDE4" w14:textId="796D3544">
      <w:pPr>
        <w:pStyle w:val="Heading3"/>
        <w:tabs>
          <w:tab w:val="num" w:pos="1440"/>
        </w:tabs>
        <w:spacing w:before="0" w:after="0"/>
        <w:ind w:left="720" w:hanging="720"/>
        <w:jc w:val="both"/>
        <w:rPr>
          <w:rFonts w:ascii="Arial" w:hAnsi="Arial" w:cs="Arial"/>
          <w:b w:val="0"/>
          <w:sz w:val="20"/>
          <w:szCs w:val="20"/>
        </w:rPr>
      </w:pPr>
      <w:r w:rsidRPr="00857124">
        <w:rPr>
          <w:rFonts w:ascii="Arial" w:hAnsi="Arial" w:cs="Arial"/>
          <w:b w:val="0"/>
          <w:sz w:val="20"/>
          <w:szCs w:val="20"/>
        </w:rPr>
        <w:t>8.1</w:t>
      </w:r>
      <w:r w:rsidRPr="00857124">
        <w:rPr>
          <w:rFonts w:ascii="Arial" w:hAnsi="Arial" w:cs="Arial"/>
          <w:b w:val="0"/>
          <w:sz w:val="20"/>
          <w:szCs w:val="20"/>
        </w:rPr>
        <w:tab/>
      </w:r>
      <w:bookmarkStart w:name="_DV_M99" w:id="15"/>
      <w:bookmarkStart w:name="_DV_M100" w:id="16"/>
      <w:bookmarkStart w:name="_DV_M101" w:id="17"/>
      <w:bookmarkEnd w:id="15"/>
      <w:bookmarkEnd w:id="16"/>
      <w:bookmarkEnd w:id="17"/>
      <w:r w:rsidRPr="00857124" w:rsidR="001C69EC">
        <w:rPr>
          <w:rFonts w:ascii="Arial" w:hAnsi="Arial" w:cs="Arial"/>
          <w:b w:val="0"/>
          <w:sz w:val="20"/>
          <w:szCs w:val="20"/>
        </w:rPr>
        <w:t xml:space="preserve">The Parties agree that no Personal Data will be disclosed by any Party under this Agreement. Notwithstanding the foregoing, </w:t>
      </w:r>
      <w:r w:rsidRPr="00857124" w:rsidR="0012413E">
        <w:rPr>
          <w:rFonts w:ascii="Arial" w:hAnsi="Arial" w:cs="Arial"/>
          <w:b w:val="0"/>
          <w:sz w:val="20"/>
          <w:szCs w:val="20"/>
        </w:rPr>
        <w:t xml:space="preserve">should Personal Data be inadvertently disclosed by any Party, </w:t>
      </w:r>
      <w:r w:rsidRPr="00857124" w:rsidR="00B70E1A">
        <w:rPr>
          <w:rFonts w:ascii="Arial" w:hAnsi="Arial" w:cs="Arial"/>
          <w:b w:val="0"/>
          <w:sz w:val="20"/>
          <w:szCs w:val="20"/>
        </w:rPr>
        <w:t>such</w:t>
      </w:r>
      <w:r w:rsidRPr="00857124" w:rsidR="0012413E">
        <w:rPr>
          <w:rFonts w:ascii="Arial" w:hAnsi="Arial" w:cs="Arial"/>
          <w:b w:val="0"/>
          <w:sz w:val="20"/>
          <w:szCs w:val="20"/>
        </w:rPr>
        <w:t xml:space="preserve"> Personal Data shall be </w:t>
      </w:r>
      <w:r w:rsidRPr="00857124" w:rsidR="00B70E1A">
        <w:rPr>
          <w:rFonts w:ascii="Arial" w:hAnsi="Arial" w:cs="Arial"/>
          <w:b w:val="0"/>
          <w:sz w:val="20"/>
          <w:szCs w:val="20"/>
        </w:rPr>
        <w:t>immediately</w:t>
      </w:r>
      <w:r w:rsidRPr="00857124" w:rsidR="0012413E">
        <w:rPr>
          <w:rFonts w:ascii="Arial" w:hAnsi="Arial" w:cs="Arial"/>
          <w:b w:val="0"/>
          <w:sz w:val="20"/>
          <w:szCs w:val="20"/>
        </w:rPr>
        <w:t xml:space="preserve"> and</w:t>
      </w:r>
      <w:r w:rsidRPr="00857124" w:rsidR="00B70E1A">
        <w:rPr>
          <w:rFonts w:ascii="Arial" w:hAnsi="Arial" w:cs="Arial"/>
          <w:b w:val="0"/>
          <w:sz w:val="20"/>
          <w:szCs w:val="20"/>
        </w:rPr>
        <w:t xml:space="preserve"> securely deleted by the </w:t>
      </w:r>
      <w:r w:rsidR="00796D7E">
        <w:rPr>
          <w:rFonts w:ascii="Arial" w:hAnsi="Arial" w:cs="Arial"/>
          <w:b w:val="0"/>
          <w:sz w:val="20"/>
          <w:szCs w:val="20"/>
        </w:rPr>
        <w:t>receiving</w:t>
      </w:r>
      <w:r w:rsidRPr="00796D7E" w:rsidR="00796D7E">
        <w:rPr>
          <w:rFonts w:ascii="Arial" w:hAnsi="Arial" w:cs="Arial"/>
          <w:b w:val="0"/>
          <w:sz w:val="20"/>
          <w:szCs w:val="20"/>
        </w:rPr>
        <w:t xml:space="preserve"> Party</w:t>
      </w:r>
      <w:r w:rsidRPr="00857124" w:rsidR="00B70E1A">
        <w:rPr>
          <w:rFonts w:ascii="Arial" w:hAnsi="Arial" w:cs="Arial"/>
          <w:b w:val="0"/>
          <w:sz w:val="20"/>
          <w:szCs w:val="20"/>
        </w:rPr>
        <w:t xml:space="preserve"> and written confirmation</w:t>
      </w:r>
      <w:r w:rsidRPr="00857124" w:rsidR="001C69EC">
        <w:rPr>
          <w:rFonts w:ascii="Arial" w:hAnsi="Arial" w:cs="Arial"/>
          <w:b w:val="0"/>
          <w:sz w:val="20"/>
          <w:szCs w:val="20"/>
        </w:rPr>
        <w:t xml:space="preserve"> of</w:t>
      </w:r>
      <w:r w:rsidRPr="00857124" w:rsidR="001C69EC">
        <w:rPr>
          <w:rFonts w:ascii="Arial" w:hAnsi="Arial" w:cs="Arial"/>
          <w:b w:val="0"/>
          <w:i/>
          <w:sz w:val="20"/>
          <w:szCs w:val="20"/>
        </w:rPr>
        <w:t xml:space="preserve"> </w:t>
      </w:r>
      <w:r w:rsidRPr="00857124" w:rsidR="00B70E1A">
        <w:rPr>
          <w:rFonts w:ascii="Arial" w:hAnsi="Arial" w:cs="Arial"/>
          <w:b w:val="0"/>
          <w:sz w:val="20"/>
          <w:szCs w:val="20"/>
        </w:rPr>
        <w:t xml:space="preserve">such deletion </w:t>
      </w:r>
      <w:r w:rsidRPr="00857124" w:rsidR="001C69EC">
        <w:rPr>
          <w:rFonts w:ascii="Arial" w:hAnsi="Arial" w:cs="Arial"/>
          <w:b w:val="0"/>
          <w:sz w:val="20"/>
          <w:szCs w:val="20"/>
        </w:rPr>
        <w:t xml:space="preserve">shall be </w:t>
      </w:r>
      <w:r w:rsidRPr="00857124" w:rsidR="00B70E1A">
        <w:rPr>
          <w:rFonts w:ascii="Arial" w:hAnsi="Arial" w:cs="Arial"/>
          <w:b w:val="0"/>
          <w:sz w:val="20"/>
          <w:szCs w:val="20"/>
        </w:rPr>
        <w:t>issued by</w:t>
      </w:r>
      <w:r w:rsidRPr="00857124" w:rsidR="001C69EC">
        <w:rPr>
          <w:rFonts w:ascii="Arial" w:hAnsi="Arial" w:cs="Arial"/>
          <w:b w:val="0"/>
          <w:sz w:val="20"/>
          <w:szCs w:val="20"/>
        </w:rPr>
        <w:t xml:space="preserve"> the </w:t>
      </w:r>
      <w:r w:rsidRPr="00796D7E" w:rsidR="00796D7E">
        <w:rPr>
          <w:rFonts w:ascii="Arial" w:hAnsi="Arial" w:cs="Arial"/>
          <w:b w:val="0"/>
          <w:sz w:val="20"/>
          <w:szCs w:val="20"/>
        </w:rPr>
        <w:t xml:space="preserve">receiving Party </w:t>
      </w:r>
      <w:r w:rsidRPr="00857124" w:rsidR="001C69EC">
        <w:rPr>
          <w:rFonts w:ascii="Arial" w:hAnsi="Arial" w:cs="Arial"/>
          <w:b w:val="0"/>
          <w:sz w:val="20"/>
          <w:szCs w:val="20"/>
        </w:rPr>
        <w:t xml:space="preserve">to </w:t>
      </w:r>
      <w:r w:rsidRPr="00857124" w:rsidR="00B70E1A">
        <w:rPr>
          <w:rFonts w:ascii="Arial" w:hAnsi="Arial" w:cs="Arial"/>
          <w:b w:val="0"/>
          <w:sz w:val="20"/>
          <w:szCs w:val="20"/>
        </w:rPr>
        <w:t xml:space="preserve">the </w:t>
      </w:r>
      <w:r w:rsidRPr="00796D7E" w:rsidR="00796D7E">
        <w:rPr>
          <w:rFonts w:ascii="Arial" w:hAnsi="Arial" w:cs="Arial"/>
          <w:b w:val="0"/>
          <w:sz w:val="20"/>
          <w:szCs w:val="20"/>
        </w:rPr>
        <w:t>disclosing Party</w:t>
      </w:r>
      <w:r w:rsidRPr="00857124" w:rsidR="00C55871">
        <w:rPr>
          <w:rFonts w:ascii="Arial" w:hAnsi="Arial" w:cs="Arial"/>
          <w:b w:val="0"/>
          <w:sz w:val="20"/>
          <w:szCs w:val="20"/>
        </w:rPr>
        <w:t>.</w:t>
      </w:r>
      <w:r w:rsidRPr="00857124" w:rsidR="00F865EC">
        <w:rPr>
          <w:rFonts w:ascii="Arial" w:hAnsi="Arial" w:cs="Arial"/>
          <w:b w:val="0"/>
          <w:sz w:val="20"/>
          <w:szCs w:val="20"/>
        </w:rPr>
        <w:t xml:space="preserve"> </w:t>
      </w:r>
    </w:p>
    <w:p w:rsidRPr="00857124" w:rsidR="00E878E7" w:rsidP="00E878E7" w:rsidRDefault="00E878E7" w14:paraId="19F65F13" w14:textId="77777777">
      <w:pPr>
        <w:rPr>
          <w:rFonts w:cs="Arial"/>
          <w:sz w:val="20"/>
          <w:szCs w:val="20"/>
        </w:rPr>
      </w:pPr>
    </w:p>
    <w:p w:rsidRPr="0027139E" w:rsidR="001F4E89" w:rsidP="00C64C12" w:rsidRDefault="00100205" w14:paraId="7F998FDC" w14:textId="7E12B7C8">
      <w:pPr>
        <w:kinsoku w:val="0"/>
        <w:overflowPunct w:val="0"/>
        <w:ind w:left="720" w:right="4" w:hanging="720"/>
        <w:jc w:val="both"/>
        <w:rPr>
          <w:sz w:val="20"/>
          <w:lang w:val="en"/>
        </w:rPr>
      </w:pPr>
      <w:r w:rsidRPr="0027139E">
        <w:rPr>
          <w:sz w:val="20"/>
        </w:rPr>
        <w:t>8</w:t>
      </w:r>
      <w:r w:rsidRPr="0027139E" w:rsidR="001C69EC">
        <w:rPr>
          <w:sz w:val="20"/>
        </w:rPr>
        <w:t>.</w:t>
      </w:r>
      <w:r w:rsidRPr="0027139E" w:rsidR="00566CCD">
        <w:rPr>
          <w:sz w:val="20"/>
        </w:rPr>
        <w:t>2</w:t>
      </w:r>
      <w:r w:rsidRPr="0027139E" w:rsidR="001C69EC">
        <w:rPr>
          <w:sz w:val="20"/>
        </w:rPr>
        <w:tab/>
      </w:r>
      <w:r w:rsidRPr="0027139E" w:rsidR="001C69EC">
        <w:rPr>
          <w:sz w:val="20"/>
        </w:rPr>
        <w:t xml:space="preserve">Where </w:t>
      </w:r>
      <w:r w:rsidRPr="0027139E" w:rsidR="00D91BF3">
        <w:rPr>
          <w:sz w:val="20"/>
        </w:rPr>
        <w:t xml:space="preserve">Subject </w:t>
      </w:r>
      <w:r w:rsidRPr="0027139E" w:rsidR="001C69EC">
        <w:rPr>
          <w:sz w:val="20"/>
        </w:rPr>
        <w:t>Data</w:t>
      </w:r>
      <w:r w:rsidRPr="0027139E" w:rsidR="00AB6EB6">
        <w:rPr>
          <w:sz w:val="20"/>
        </w:rPr>
        <w:t xml:space="preserve"> </w:t>
      </w:r>
      <w:r w:rsidRPr="0027139E" w:rsidR="00D91BF3">
        <w:rPr>
          <w:sz w:val="20"/>
        </w:rPr>
        <w:t xml:space="preserve">and/or </w:t>
      </w:r>
      <w:r w:rsidRPr="00D00702" w:rsidR="00796D7E">
        <w:rPr>
          <w:rFonts w:eastAsia="Calibri" w:cs="Arial"/>
          <w:sz w:val="20"/>
          <w:szCs w:val="20"/>
        </w:rPr>
        <w:t xml:space="preserve">Original </w:t>
      </w:r>
      <w:r w:rsidRPr="0027139E" w:rsidR="00D91BF3">
        <w:rPr>
          <w:sz w:val="20"/>
        </w:rPr>
        <w:t xml:space="preserve">Materials are </w:t>
      </w:r>
      <w:r w:rsidRPr="0027139E" w:rsidR="001C69EC">
        <w:rPr>
          <w:sz w:val="20"/>
        </w:rPr>
        <w:t xml:space="preserve">to be transferred between the Parties in connection with the performance of the Project, </w:t>
      </w:r>
      <w:r w:rsidRPr="00D00702" w:rsidR="00796D7E">
        <w:rPr>
          <w:rFonts w:eastAsia="Calibri" w:cs="Arial"/>
          <w:sz w:val="20"/>
          <w:szCs w:val="20"/>
        </w:rPr>
        <w:t>the</w:t>
      </w:r>
      <w:r w:rsidRPr="0027139E" w:rsidR="001C69EC">
        <w:rPr>
          <w:sz w:val="20"/>
        </w:rPr>
        <w:t xml:space="preserve"> Parties agree that any </w:t>
      </w:r>
      <w:r w:rsidRPr="00D00702" w:rsidR="00796D7E">
        <w:rPr>
          <w:rFonts w:eastAsia="Calibri" w:cs="Arial"/>
          <w:sz w:val="20"/>
          <w:szCs w:val="20"/>
        </w:rPr>
        <w:t xml:space="preserve">and all </w:t>
      </w:r>
      <w:r w:rsidRPr="0027139E" w:rsidR="001C69EC">
        <w:rPr>
          <w:sz w:val="20"/>
        </w:rPr>
        <w:t xml:space="preserve">such </w:t>
      </w:r>
      <w:r w:rsidRPr="00D00702" w:rsidR="00796D7E">
        <w:rPr>
          <w:rFonts w:eastAsia="Calibri" w:cs="Arial"/>
          <w:sz w:val="20"/>
          <w:szCs w:val="20"/>
        </w:rPr>
        <w:t>transfers</w:t>
      </w:r>
      <w:r w:rsidRPr="0027139E" w:rsidR="001C69EC">
        <w:rPr>
          <w:sz w:val="20"/>
        </w:rPr>
        <w:t xml:space="preserve"> of </w:t>
      </w:r>
      <w:r w:rsidRPr="0027139E" w:rsidR="00D91BF3">
        <w:rPr>
          <w:sz w:val="20"/>
        </w:rPr>
        <w:t xml:space="preserve">Subject </w:t>
      </w:r>
      <w:r w:rsidRPr="0027139E" w:rsidR="001C69EC">
        <w:rPr>
          <w:sz w:val="20"/>
        </w:rPr>
        <w:t>Data</w:t>
      </w:r>
      <w:r w:rsidRPr="0027139E" w:rsidR="00D91BF3">
        <w:rPr>
          <w:sz w:val="20"/>
        </w:rPr>
        <w:t xml:space="preserve"> and/or </w:t>
      </w:r>
      <w:r w:rsidRPr="00D00702" w:rsidR="00796D7E">
        <w:rPr>
          <w:rFonts w:eastAsia="Calibri" w:cs="Arial"/>
          <w:sz w:val="20"/>
          <w:szCs w:val="20"/>
        </w:rPr>
        <w:t xml:space="preserve">Original </w:t>
      </w:r>
      <w:r w:rsidRPr="0027139E" w:rsidR="00D91BF3">
        <w:rPr>
          <w:sz w:val="20"/>
        </w:rPr>
        <w:t>Materials</w:t>
      </w:r>
      <w:r w:rsidRPr="0027139E" w:rsidR="001C69EC">
        <w:rPr>
          <w:sz w:val="20"/>
        </w:rPr>
        <w:t xml:space="preserve"> between them shall be subject to the following terms and conditions.</w:t>
      </w:r>
    </w:p>
    <w:p w:rsidRPr="0027139E" w:rsidR="001C69EC" w:rsidP="00FE1A98" w:rsidRDefault="001C69EC" w14:paraId="522BA386" w14:textId="77777777">
      <w:pPr>
        <w:tabs>
          <w:tab w:val="left" w:pos="0"/>
        </w:tabs>
        <w:ind w:left="720" w:hanging="720"/>
        <w:jc w:val="both"/>
        <w:rPr>
          <w:sz w:val="20"/>
        </w:rPr>
      </w:pPr>
    </w:p>
    <w:p w:rsidRPr="00D00702" w:rsidR="00796D7E" w:rsidP="00796D7E" w:rsidRDefault="00796D7E" w14:paraId="28FECBAE" w14:textId="09BBAE24">
      <w:pPr>
        <w:tabs>
          <w:tab w:val="left" w:pos="0"/>
        </w:tabs>
        <w:ind w:left="720" w:hanging="720"/>
        <w:jc w:val="both"/>
        <w:rPr>
          <w:rFonts w:eastAsia="Calibri" w:cs="Arial"/>
          <w:sz w:val="20"/>
          <w:szCs w:val="20"/>
        </w:rPr>
      </w:pPr>
      <w:r>
        <w:rPr>
          <w:rFonts w:eastAsia="Calibri" w:cs="Arial"/>
          <w:sz w:val="20"/>
          <w:szCs w:val="20"/>
        </w:rPr>
        <w:t>8</w:t>
      </w:r>
      <w:r w:rsidRPr="00D00702">
        <w:rPr>
          <w:rFonts w:eastAsia="Calibri" w:cs="Arial"/>
          <w:sz w:val="20"/>
          <w:szCs w:val="20"/>
        </w:rPr>
        <w:t>.3</w:t>
      </w:r>
      <w:r w:rsidRPr="00D00702">
        <w:rPr>
          <w:rFonts w:eastAsia="Calibri" w:cs="Arial"/>
          <w:sz w:val="20"/>
          <w:szCs w:val="20"/>
        </w:rPr>
        <w:tab/>
      </w:r>
      <w:r w:rsidRPr="00D00702">
        <w:rPr>
          <w:rFonts w:eastAsia="Calibri" w:cs="Arial"/>
          <w:sz w:val="20"/>
          <w:szCs w:val="20"/>
        </w:rPr>
        <w:t>Where Original Materials are to be transferred under th</w:t>
      </w:r>
      <w:r>
        <w:rPr>
          <w:rFonts w:eastAsia="Calibri" w:cs="Arial"/>
          <w:sz w:val="20"/>
          <w:szCs w:val="20"/>
        </w:rPr>
        <w:t xml:space="preserve">is </w:t>
      </w:r>
      <w:r w:rsidRPr="00D00702">
        <w:rPr>
          <w:rFonts w:eastAsia="Calibri" w:cs="Arial"/>
          <w:sz w:val="20"/>
          <w:szCs w:val="20"/>
        </w:rPr>
        <w:t xml:space="preserve">Agreement: </w:t>
      </w:r>
    </w:p>
    <w:p w:rsidRPr="00D00702" w:rsidR="00796D7E" w:rsidP="00796D7E" w:rsidRDefault="00796D7E" w14:paraId="51D88B01" w14:textId="77777777">
      <w:pPr>
        <w:pStyle w:val="BlockText"/>
        <w:ind w:left="720"/>
        <w:rPr>
          <w:rFonts w:ascii="Arial" w:hAnsi="Arial" w:eastAsia="Calibri" w:cs="Arial"/>
          <w:b w:val="0"/>
          <w:color w:val="auto"/>
          <w:sz w:val="20"/>
        </w:rPr>
      </w:pPr>
    </w:p>
    <w:p w:rsidRPr="00D00702" w:rsidR="00796D7E" w:rsidP="00E97ADB" w:rsidRDefault="00796D7E" w14:paraId="7B59996D" w14:textId="77777777">
      <w:pPr>
        <w:pStyle w:val="BlockText"/>
        <w:widowControl w:val="0"/>
        <w:numPr>
          <w:ilvl w:val="2"/>
          <w:numId w:val="6"/>
        </w:numPr>
        <w:tabs>
          <w:tab w:val="clear" w:pos="-720"/>
          <w:tab w:val="clear" w:pos="0"/>
        </w:tabs>
        <w:suppressAutoHyphens w:val="0"/>
        <w:kinsoku w:val="0"/>
        <w:ind w:left="1440" w:right="72" w:hanging="720"/>
        <w:rPr>
          <w:rFonts w:ascii="Arial" w:hAnsi="Arial" w:cs="Arial"/>
          <w:b w:val="0"/>
          <w:color w:val="auto"/>
          <w:sz w:val="20"/>
        </w:rPr>
      </w:pPr>
      <w:r w:rsidRPr="00D00702">
        <w:rPr>
          <w:rFonts w:ascii="Arial" w:hAnsi="Arial" w:eastAsia="Calibri" w:cs="Arial"/>
          <w:b w:val="0"/>
          <w:color w:val="auto"/>
          <w:sz w:val="20"/>
        </w:rPr>
        <w:t xml:space="preserve">the </w:t>
      </w:r>
      <w:r w:rsidRPr="00D00702">
        <w:rPr>
          <w:rFonts w:ascii="Arial" w:hAnsi="Arial" w:cs="Arial"/>
          <w:b w:val="0"/>
          <w:color w:val="auto"/>
          <w:sz w:val="20"/>
        </w:rPr>
        <w:t xml:space="preserve">Recipient shall: </w:t>
      </w:r>
    </w:p>
    <w:p w:rsidRPr="00D00702" w:rsidR="00796D7E" w:rsidP="00796D7E" w:rsidRDefault="00796D7E" w14:paraId="375FD24D" w14:textId="77777777">
      <w:pPr>
        <w:pStyle w:val="BlockText"/>
        <w:ind w:firstLine="0"/>
        <w:rPr>
          <w:rFonts w:ascii="Arial" w:hAnsi="Arial" w:cs="Arial"/>
          <w:b w:val="0"/>
          <w:color w:val="auto"/>
          <w:sz w:val="20"/>
        </w:rPr>
      </w:pPr>
    </w:p>
    <w:p w:rsidRPr="00D00702" w:rsidR="00796D7E" w:rsidP="00265BC7" w:rsidRDefault="00796D7E" w14:paraId="7213966E" w14:textId="32236AEA">
      <w:pPr>
        <w:pStyle w:val="BlockText"/>
        <w:widowControl w:val="0"/>
        <w:numPr>
          <w:ilvl w:val="0"/>
          <w:numId w:val="34"/>
        </w:numPr>
        <w:tabs>
          <w:tab w:val="clear" w:pos="-720"/>
          <w:tab w:val="clear" w:pos="0"/>
          <w:tab w:val="left" w:pos="2160"/>
        </w:tabs>
        <w:suppressAutoHyphens w:val="0"/>
        <w:kinsoku w:val="0"/>
        <w:ind w:left="2160" w:right="72" w:hanging="720"/>
        <w:rPr>
          <w:rFonts w:ascii="Arial" w:hAnsi="Arial" w:cs="Arial"/>
          <w:b w:val="0"/>
          <w:color w:val="auto"/>
          <w:sz w:val="20"/>
        </w:rPr>
      </w:pPr>
      <w:r w:rsidRPr="00D00702">
        <w:rPr>
          <w:rFonts w:ascii="Arial" w:hAnsi="Arial" w:cs="Arial"/>
          <w:b w:val="0"/>
          <w:color w:val="auto"/>
          <w:sz w:val="20"/>
        </w:rPr>
        <w:t xml:space="preserve">arrange for the transport of the </w:t>
      </w:r>
      <w:r w:rsidR="00E7636B">
        <w:rPr>
          <w:rFonts w:ascii="Arial" w:hAnsi="Arial" w:cs="Arial"/>
          <w:b w:val="0"/>
          <w:color w:val="auto"/>
          <w:sz w:val="20"/>
        </w:rPr>
        <w:t xml:space="preserve">Provider’s </w:t>
      </w:r>
      <w:r w:rsidRPr="00D00702">
        <w:rPr>
          <w:rFonts w:ascii="Arial" w:hAnsi="Arial" w:eastAsia="Calibri" w:cs="Arial"/>
          <w:b w:val="0"/>
          <w:color w:val="auto"/>
          <w:sz w:val="20"/>
        </w:rPr>
        <w:t>Original</w:t>
      </w:r>
      <w:r w:rsidRPr="00D00702">
        <w:rPr>
          <w:rFonts w:ascii="Arial" w:hAnsi="Arial" w:cs="Arial"/>
          <w:b w:val="0"/>
          <w:color w:val="auto"/>
          <w:sz w:val="20"/>
        </w:rPr>
        <w:t xml:space="preserve"> Materials and, unless otherwise agreed, bear all the associated costs, including transportation charges; and </w:t>
      </w:r>
    </w:p>
    <w:p w:rsidRPr="00D00702" w:rsidR="00796D7E" w:rsidP="00796D7E" w:rsidRDefault="00796D7E" w14:paraId="747EFE95" w14:textId="77777777">
      <w:pPr>
        <w:pStyle w:val="BlockText"/>
        <w:tabs>
          <w:tab w:val="left" w:pos="2160"/>
        </w:tabs>
        <w:ind w:left="2160"/>
        <w:rPr>
          <w:rFonts w:ascii="Arial" w:hAnsi="Arial" w:cs="Arial"/>
          <w:b w:val="0"/>
          <w:color w:val="auto"/>
          <w:sz w:val="20"/>
        </w:rPr>
      </w:pPr>
    </w:p>
    <w:p w:rsidRPr="00D00702" w:rsidR="00796D7E" w:rsidP="00796D7E" w:rsidRDefault="00796D7E" w14:paraId="46F98773" w14:textId="77777777">
      <w:pPr>
        <w:pStyle w:val="BlockText"/>
        <w:tabs>
          <w:tab w:val="left" w:pos="2160"/>
        </w:tabs>
        <w:ind w:left="2160"/>
        <w:rPr>
          <w:rFonts w:ascii="Arial" w:hAnsi="Arial" w:cs="Arial"/>
          <w:b w:val="0"/>
          <w:color w:val="auto"/>
          <w:sz w:val="20"/>
        </w:rPr>
      </w:pPr>
      <w:r w:rsidRPr="00D00702">
        <w:rPr>
          <w:rFonts w:ascii="Arial" w:hAnsi="Arial" w:cs="Arial"/>
          <w:b w:val="0"/>
          <w:color w:val="auto"/>
          <w:sz w:val="20"/>
        </w:rPr>
        <w:t>(ii)</w:t>
      </w:r>
      <w:r w:rsidRPr="00D00702">
        <w:rPr>
          <w:rFonts w:ascii="Arial" w:hAnsi="Arial" w:cs="Arial"/>
          <w:b w:val="0"/>
          <w:color w:val="auto"/>
          <w:sz w:val="20"/>
        </w:rPr>
        <w:tab/>
      </w:r>
      <w:r w:rsidRPr="00D00702">
        <w:rPr>
          <w:rFonts w:ascii="Arial" w:hAnsi="Arial" w:cs="Arial"/>
          <w:b w:val="0"/>
          <w:color w:val="auto"/>
          <w:sz w:val="20"/>
        </w:rPr>
        <w:t xml:space="preserve">unless otherwise agreed, pay for the preparation costs of the Provider’s </w:t>
      </w:r>
      <w:r w:rsidRPr="00D00702">
        <w:rPr>
          <w:rFonts w:ascii="Arial" w:hAnsi="Arial" w:eastAsia="Calibri" w:cs="Arial"/>
          <w:b w:val="0"/>
          <w:color w:val="auto"/>
          <w:sz w:val="20"/>
        </w:rPr>
        <w:t>Original</w:t>
      </w:r>
      <w:r w:rsidRPr="00D00702">
        <w:rPr>
          <w:rFonts w:ascii="Arial" w:hAnsi="Arial" w:cs="Arial"/>
          <w:b w:val="0"/>
          <w:color w:val="auto"/>
          <w:sz w:val="20"/>
        </w:rPr>
        <w:t xml:space="preserve"> Materials as stipulated in the Work Plan which are </w:t>
      </w:r>
      <w:r w:rsidRPr="00D00702">
        <w:rPr>
          <w:rFonts w:ascii="Arial" w:hAnsi="Arial" w:cs="Arial"/>
          <w:b w:val="0"/>
          <w:color w:val="auto"/>
          <w:sz w:val="20"/>
          <w:lang w:val="en-GB" w:eastAsia="ar-SA"/>
        </w:rPr>
        <w:t xml:space="preserve">to be borne by the Recipient on a reimbursement basis; and </w:t>
      </w:r>
    </w:p>
    <w:p w:rsidRPr="00D00702" w:rsidR="00796D7E" w:rsidP="00796D7E" w:rsidRDefault="00796D7E" w14:paraId="6DCE2137" w14:textId="77777777">
      <w:pPr>
        <w:pStyle w:val="BlockText"/>
        <w:tabs>
          <w:tab w:val="left" w:pos="2160"/>
        </w:tabs>
        <w:ind w:left="2160"/>
        <w:rPr>
          <w:rFonts w:ascii="Arial" w:hAnsi="Arial" w:cs="Arial"/>
          <w:b w:val="0"/>
          <w:color w:val="auto"/>
          <w:sz w:val="20"/>
        </w:rPr>
      </w:pPr>
    </w:p>
    <w:p w:rsidRPr="00D00702" w:rsidR="00796D7E" w:rsidP="00E97ADB" w:rsidRDefault="00796D7E" w14:paraId="17DD1E0A" w14:textId="77777777">
      <w:pPr>
        <w:pStyle w:val="BlockText"/>
        <w:widowControl w:val="0"/>
        <w:numPr>
          <w:ilvl w:val="2"/>
          <w:numId w:val="6"/>
        </w:numPr>
        <w:tabs>
          <w:tab w:val="clear" w:pos="-720"/>
          <w:tab w:val="clear" w:pos="0"/>
        </w:tabs>
        <w:suppressAutoHyphens w:val="0"/>
        <w:kinsoku w:val="0"/>
        <w:ind w:left="1440" w:right="72" w:hanging="720"/>
        <w:rPr>
          <w:rFonts w:ascii="Arial" w:hAnsi="Arial" w:cs="Arial"/>
          <w:b w:val="0"/>
          <w:color w:val="auto"/>
          <w:sz w:val="20"/>
          <w:lang w:val="en-GB" w:eastAsia="ar-SA"/>
        </w:rPr>
      </w:pPr>
      <w:r w:rsidRPr="00D00702">
        <w:rPr>
          <w:rFonts w:ascii="Arial" w:hAnsi="Arial" w:cs="Arial"/>
          <w:b w:val="0"/>
          <w:color w:val="auto"/>
          <w:sz w:val="20"/>
        </w:rPr>
        <w:t xml:space="preserve">all custodianship of the Provider’s Original Materials will pass to the Recipient from the point of delivery of the Provider’s </w:t>
      </w:r>
      <w:r w:rsidRPr="00D00702">
        <w:rPr>
          <w:rFonts w:ascii="Arial" w:hAnsi="Arial" w:eastAsia="Calibri" w:cs="Arial"/>
          <w:b w:val="0"/>
          <w:color w:val="auto"/>
          <w:sz w:val="20"/>
        </w:rPr>
        <w:t>Original</w:t>
      </w:r>
      <w:r w:rsidRPr="00D00702">
        <w:rPr>
          <w:rFonts w:ascii="Arial" w:hAnsi="Arial" w:cs="Arial"/>
          <w:b w:val="0"/>
          <w:color w:val="auto"/>
          <w:sz w:val="20"/>
        </w:rPr>
        <w:t xml:space="preserve"> Materials to the Recipient’s appointed vendor responsible for its transportation. Once custodianship of the Provider’s </w:t>
      </w:r>
      <w:r w:rsidRPr="00D00702">
        <w:rPr>
          <w:rFonts w:ascii="Arial" w:hAnsi="Arial" w:eastAsia="Calibri" w:cs="Arial"/>
          <w:b w:val="0"/>
          <w:color w:val="auto"/>
          <w:sz w:val="20"/>
        </w:rPr>
        <w:t>Original</w:t>
      </w:r>
      <w:r w:rsidRPr="00D00702">
        <w:rPr>
          <w:rFonts w:ascii="Arial" w:hAnsi="Arial" w:eastAsia="Arial" w:cs="Arial"/>
          <w:b w:val="0"/>
          <w:color w:val="auto"/>
          <w:sz w:val="20"/>
        </w:rPr>
        <w:t xml:space="preserve"> Materials </w:t>
      </w:r>
      <w:r w:rsidRPr="00D00702">
        <w:rPr>
          <w:rFonts w:ascii="Arial" w:hAnsi="Arial" w:cs="Arial"/>
          <w:b w:val="0"/>
          <w:color w:val="auto"/>
          <w:sz w:val="20"/>
        </w:rPr>
        <w:t xml:space="preserve">is transferred to the Recipient, all risk of loss of or damage to the Provider’s Original </w:t>
      </w:r>
      <w:r w:rsidRPr="00D00702">
        <w:rPr>
          <w:rFonts w:ascii="Arial" w:hAnsi="Arial" w:eastAsia="Arial" w:cs="Arial"/>
          <w:b w:val="0"/>
          <w:color w:val="auto"/>
          <w:sz w:val="20"/>
        </w:rPr>
        <w:t xml:space="preserve">Materials </w:t>
      </w:r>
      <w:r w:rsidRPr="00D00702">
        <w:rPr>
          <w:rFonts w:ascii="Arial" w:hAnsi="Arial" w:cs="Arial"/>
          <w:b w:val="0"/>
          <w:color w:val="auto"/>
          <w:sz w:val="20"/>
        </w:rPr>
        <w:t>shall likewise pass to the Recipient, and the Recipient will henceforth be responsible for its receipt, handling, transportation, use, storage and disposal and any and all risks associated therewith.</w:t>
      </w:r>
    </w:p>
    <w:p w:rsidRPr="00D00702" w:rsidR="00796D7E" w:rsidP="00796D7E" w:rsidRDefault="00796D7E" w14:paraId="18D61E35" w14:textId="77777777">
      <w:pPr>
        <w:pStyle w:val="BodyText"/>
        <w:spacing w:after="0"/>
        <w:ind w:left="720" w:hanging="720"/>
        <w:rPr>
          <w:rFonts w:eastAsia="Calibri"/>
          <w:sz w:val="20"/>
          <w:szCs w:val="20"/>
        </w:rPr>
      </w:pPr>
    </w:p>
    <w:p w:rsidRPr="0027139E" w:rsidR="001C69EC" w:rsidP="0027139E" w:rsidRDefault="00796D7E" w14:paraId="7E496564" w14:textId="6A3BFCB2">
      <w:pPr>
        <w:pStyle w:val="BodyText"/>
        <w:spacing w:after="0"/>
        <w:ind w:left="720" w:hanging="720"/>
        <w:rPr>
          <w:sz w:val="20"/>
        </w:rPr>
      </w:pPr>
      <w:r>
        <w:rPr>
          <w:rFonts w:eastAsia="Calibri"/>
          <w:sz w:val="20"/>
          <w:szCs w:val="20"/>
        </w:rPr>
        <w:t>8</w:t>
      </w:r>
      <w:r w:rsidRPr="00D00702">
        <w:rPr>
          <w:rFonts w:eastAsia="Calibri"/>
          <w:sz w:val="20"/>
          <w:szCs w:val="20"/>
        </w:rPr>
        <w:t>.4</w:t>
      </w:r>
      <w:r w:rsidRPr="0027139E" w:rsidR="001C69EC">
        <w:rPr>
          <w:sz w:val="20"/>
        </w:rPr>
        <w:tab/>
      </w:r>
      <w:r w:rsidRPr="0027139E" w:rsidR="001C69EC">
        <w:rPr>
          <w:sz w:val="20"/>
        </w:rPr>
        <w:t xml:space="preserve">The </w:t>
      </w:r>
      <w:r w:rsidRPr="0027139E" w:rsidR="00843C1F">
        <w:rPr>
          <w:sz w:val="20"/>
        </w:rPr>
        <w:t>Recipient</w:t>
      </w:r>
      <w:r w:rsidRPr="0027139E" w:rsidR="001C69EC">
        <w:rPr>
          <w:sz w:val="20"/>
        </w:rPr>
        <w:t xml:space="preserve"> agrees and undertakes, and shall procure that its Authorised Re</w:t>
      </w:r>
      <w:r w:rsidRPr="0027139E" w:rsidR="00884FBF">
        <w:rPr>
          <w:sz w:val="20"/>
        </w:rPr>
        <w:t>presentatives</w:t>
      </w:r>
      <w:r w:rsidRPr="0027139E" w:rsidR="001C69EC">
        <w:rPr>
          <w:sz w:val="20"/>
        </w:rPr>
        <w:t xml:space="preserve"> </w:t>
      </w:r>
      <w:r w:rsidRPr="00857124" w:rsidR="001C69EC">
        <w:rPr>
          <w:rFonts w:cs="Arial"/>
          <w:sz w:val="20"/>
          <w:szCs w:val="20"/>
        </w:rPr>
        <w:t>(</w:t>
      </w:r>
      <w:r w:rsidRPr="0027139E" w:rsidR="001C69EC">
        <w:rPr>
          <w:sz w:val="20"/>
        </w:rPr>
        <w:t>e</w:t>
      </w:r>
      <w:r w:rsidRPr="00857124" w:rsidR="001C69EC">
        <w:rPr>
          <w:rFonts w:cs="Arial"/>
          <w:sz w:val="20"/>
          <w:szCs w:val="20"/>
        </w:rPr>
        <w:t xml:space="preserve">ach, including the </w:t>
      </w:r>
      <w:r w:rsidRPr="00857124" w:rsidR="00843C1F">
        <w:rPr>
          <w:rFonts w:cs="Arial"/>
          <w:sz w:val="20"/>
          <w:szCs w:val="20"/>
        </w:rPr>
        <w:t>Recipient</w:t>
      </w:r>
      <w:r w:rsidRPr="00857124" w:rsidR="001C69EC">
        <w:rPr>
          <w:rFonts w:cs="Arial"/>
          <w:sz w:val="20"/>
          <w:szCs w:val="20"/>
        </w:rPr>
        <w:t>, a “</w:t>
      </w:r>
      <w:r w:rsidRPr="00857124" w:rsidR="001C69EC">
        <w:rPr>
          <w:rFonts w:cs="Arial"/>
          <w:b/>
          <w:sz w:val="20"/>
          <w:szCs w:val="20"/>
        </w:rPr>
        <w:t>Handler</w:t>
      </w:r>
      <w:r w:rsidRPr="00857124" w:rsidR="001C69EC">
        <w:rPr>
          <w:rFonts w:cs="Arial"/>
          <w:sz w:val="20"/>
          <w:szCs w:val="20"/>
        </w:rPr>
        <w:t xml:space="preserve">”) </w:t>
      </w:r>
      <w:r w:rsidRPr="0027139E" w:rsidR="001C69EC">
        <w:rPr>
          <w:sz w:val="20"/>
        </w:rPr>
        <w:t>agree and undertake, as follows:</w:t>
      </w:r>
    </w:p>
    <w:p w:rsidRPr="0027139E" w:rsidR="00D03E8D" w:rsidP="0027139E" w:rsidRDefault="00D03E8D" w14:paraId="073788FD" w14:textId="77777777">
      <w:pPr>
        <w:pStyle w:val="BodyText"/>
        <w:keepNext/>
        <w:keepLines/>
        <w:spacing w:after="0"/>
        <w:ind w:left="720" w:hanging="720"/>
        <w:rPr>
          <w:sz w:val="20"/>
        </w:rPr>
      </w:pPr>
    </w:p>
    <w:p w:rsidRPr="0027139E" w:rsidR="00517F73" w:rsidP="0027139E" w:rsidRDefault="00671F9D" w14:paraId="3CEE13A6" w14:textId="618A1948">
      <w:pPr>
        <w:pStyle w:val="BodyText"/>
        <w:keepNext/>
        <w:keepLines/>
        <w:spacing w:after="0"/>
        <w:ind w:left="1440" w:hanging="720"/>
        <w:rPr>
          <w:sz w:val="20"/>
        </w:rPr>
      </w:pPr>
      <w:r w:rsidRPr="0027139E">
        <w:rPr>
          <w:sz w:val="20"/>
        </w:rPr>
        <w:t>(a)</w:t>
      </w:r>
      <w:r w:rsidRPr="0027139E">
        <w:rPr>
          <w:sz w:val="20"/>
        </w:rPr>
        <w:tab/>
      </w:r>
      <w:r w:rsidRPr="0027139E" w:rsidR="00F562C0">
        <w:rPr>
          <w:sz w:val="20"/>
        </w:rPr>
        <w:t>i</w:t>
      </w:r>
      <w:r w:rsidRPr="0027139E" w:rsidR="00517F73">
        <w:rPr>
          <w:sz w:val="20"/>
        </w:rPr>
        <w:t xml:space="preserve">n respect of both the </w:t>
      </w:r>
      <w:r w:rsidRPr="00857124" w:rsidR="000B09EB">
        <w:rPr>
          <w:rFonts w:cs="Arial"/>
          <w:sz w:val="20"/>
          <w:szCs w:val="20"/>
        </w:rPr>
        <w:t>Provider</w:t>
      </w:r>
      <w:r w:rsidRPr="0027139E" w:rsidR="00BF151C">
        <w:rPr>
          <w:sz w:val="20"/>
        </w:rPr>
        <w:t>’s</w:t>
      </w:r>
      <w:r w:rsidRPr="0027139E" w:rsidR="00517F73">
        <w:rPr>
          <w:sz w:val="20"/>
        </w:rPr>
        <w:t xml:space="preserve"> Subject Data and Materials:</w:t>
      </w:r>
    </w:p>
    <w:p w:rsidRPr="00857124" w:rsidR="00517F73" w:rsidP="00517F73" w:rsidRDefault="00517F73" w14:paraId="264A2DB6" w14:textId="77777777">
      <w:pPr>
        <w:pStyle w:val="ListParagraph"/>
        <w:ind w:left="1440"/>
        <w:rPr>
          <w:rFonts w:cs="Arial"/>
          <w:sz w:val="20"/>
          <w:szCs w:val="20"/>
        </w:rPr>
      </w:pPr>
    </w:p>
    <w:p w:rsidRPr="0027139E" w:rsidR="00517F73" w:rsidP="00E97ADB" w:rsidRDefault="00F562C0" w14:paraId="06C87729" w14:textId="21B86A00">
      <w:pPr>
        <w:pStyle w:val="ListParagraph"/>
        <w:widowControl/>
        <w:numPr>
          <w:ilvl w:val="0"/>
          <w:numId w:val="24"/>
        </w:numPr>
        <w:autoSpaceDE/>
        <w:autoSpaceDN/>
        <w:adjustRightInd/>
        <w:ind w:left="2160" w:hanging="720"/>
        <w:jc w:val="both"/>
        <w:rPr>
          <w:sz w:val="20"/>
        </w:rPr>
      </w:pPr>
      <w:r w:rsidRPr="00857124">
        <w:rPr>
          <w:rFonts w:eastAsia="Calibri" w:cs="Arial"/>
          <w:color w:val="000000"/>
          <w:sz w:val="20"/>
          <w:szCs w:val="20"/>
        </w:rPr>
        <w:t xml:space="preserve">to </w:t>
      </w:r>
      <w:r w:rsidRPr="00857124" w:rsidR="00517F73">
        <w:rPr>
          <w:rFonts w:eastAsia="Calibri" w:cs="Arial"/>
          <w:color w:val="000000"/>
          <w:sz w:val="20"/>
          <w:szCs w:val="20"/>
        </w:rPr>
        <w:t>allow access exclusively to its Authorised Re</w:t>
      </w:r>
      <w:r w:rsidRPr="00857124" w:rsidR="00884FBF">
        <w:rPr>
          <w:rFonts w:eastAsia="Calibri" w:cs="Arial"/>
          <w:color w:val="000000"/>
          <w:sz w:val="20"/>
          <w:szCs w:val="20"/>
        </w:rPr>
        <w:t>presentatives</w:t>
      </w:r>
      <w:r w:rsidRPr="00857124" w:rsidR="00517F73">
        <w:rPr>
          <w:rFonts w:eastAsia="Calibri" w:cs="Arial"/>
          <w:color w:val="000000"/>
          <w:sz w:val="20"/>
          <w:szCs w:val="20"/>
        </w:rPr>
        <w:t xml:space="preserve"> strictly on a need-to-know basis to the extent necessary for the </w:t>
      </w:r>
      <w:r w:rsidR="007C397F">
        <w:rPr>
          <w:rFonts w:eastAsia="Calibri" w:cs="Arial"/>
          <w:color w:val="000000"/>
          <w:sz w:val="20"/>
          <w:szCs w:val="20"/>
        </w:rPr>
        <w:t>P</w:t>
      </w:r>
      <w:r w:rsidRPr="00D00702" w:rsidR="00796D7E">
        <w:rPr>
          <w:rFonts w:eastAsia="Calibri" w:cs="Arial"/>
          <w:color w:val="000000"/>
          <w:sz w:val="20"/>
          <w:szCs w:val="20"/>
        </w:rPr>
        <w:t>urpose</w:t>
      </w:r>
      <w:r w:rsidRPr="00857124" w:rsidR="000F0EB8">
        <w:rPr>
          <w:rFonts w:eastAsia="Calibri" w:cs="Arial"/>
          <w:color w:val="000000"/>
          <w:sz w:val="20"/>
          <w:szCs w:val="20"/>
        </w:rPr>
        <w:t xml:space="preserve"> and </w:t>
      </w:r>
      <w:r w:rsidRPr="0027139E" w:rsidR="000F0EB8">
        <w:rPr>
          <w:color w:val="000000"/>
          <w:sz w:val="20"/>
        </w:rPr>
        <w:t>not disclose,</w:t>
      </w:r>
      <w:r w:rsidRPr="00857124" w:rsidR="000F0EB8">
        <w:rPr>
          <w:rFonts w:cs="Arial"/>
          <w:sz w:val="20"/>
          <w:szCs w:val="20"/>
        </w:rPr>
        <w:t xml:space="preserve"> transfer or make them available to any third party without the prior written consent of the </w:t>
      </w:r>
      <w:r w:rsidRPr="00857124" w:rsidR="000B09EB">
        <w:rPr>
          <w:rFonts w:cs="Arial"/>
          <w:sz w:val="20"/>
          <w:szCs w:val="20"/>
        </w:rPr>
        <w:t>Provider</w:t>
      </w:r>
      <w:r w:rsidRPr="0027139E" w:rsidR="00517F73">
        <w:rPr>
          <w:sz w:val="20"/>
        </w:rPr>
        <w:t xml:space="preserve">; </w:t>
      </w:r>
    </w:p>
    <w:p w:rsidRPr="0027139E" w:rsidR="00517F73" w:rsidP="0027139E" w:rsidRDefault="00517F73" w14:paraId="539023C7" w14:textId="77777777">
      <w:pPr>
        <w:pStyle w:val="ListParagraph"/>
        <w:ind w:left="2160"/>
        <w:jc w:val="both"/>
        <w:rPr>
          <w:sz w:val="20"/>
        </w:rPr>
      </w:pPr>
    </w:p>
    <w:p w:rsidRPr="0027139E" w:rsidR="00BF151C" w:rsidP="00E97ADB" w:rsidRDefault="00F562C0" w14:paraId="58214244" w14:textId="34DE3EDA">
      <w:pPr>
        <w:pStyle w:val="ListParagraph"/>
        <w:keepNext/>
        <w:keepLines/>
        <w:widowControl/>
        <w:numPr>
          <w:ilvl w:val="0"/>
          <w:numId w:val="24"/>
        </w:numPr>
        <w:autoSpaceDE/>
        <w:autoSpaceDN/>
        <w:adjustRightInd/>
        <w:ind w:left="2160" w:hanging="720"/>
        <w:jc w:val="both"/>
        <w:rPr>
          <w:sz w:val="20"/>
        </w:rPr>
      </w:pPr>
      <w:r w:rsidRPr="00857124">
        <w:rPr>
          <w:rFonts w:cs="Arial"/>
          <w:sz w:val="20"/>
          <w:szCs w:val="20"/>
        </w:rPr>
        <w:t xml:space="preserve">to </w:t>
      </w:r>
      <w:r w:rsidRPr="00857124" w:rsidR="00BF151C">
        <w:rPr>
          <w:rFonts w:cs="Arial"/>
          <w:sz w:val="20"/>
          <w:szCs w:val="20"/>
        </w:rPr>
        <w:t xml:space="preserve">ensure they are </w:t>
      </w:r>
      <w:r w:rsidRPr="00857124" w:rsidR="00615BEF">
        <w:rPr>
          <w:rFonts w:cs="Arial"/>
          <w:sz w:val="20"/>
          <w:szCs w:val="20"/>
        </w:rPr>
        <w:t xml:space="preserve">only </w:t>
      </w:r>
      <w:r w:rsidRPr="00857124" w:rsidR="00BF151C">
        <w:rPr>
          <w:rFonts w:cs="Arial"/>
          <w:sz w:val="20"/>
          <w:szCs w:val="20"/>
        </w:rPr>
        <w:t xml:space="preserve">used strictly for the Handler’s performance of, and in accordance with, this Agreement </w:t>
      </w:r>
      <w:r w:rsidRPr="00865F9A" w:rsidR="00BF151C">
        <w:rPr>
          <w:rFonts w:cs="Arial"/>
          <w:sz w:val="20"/>
          <w:szCs w:val="20"/>
        </w:rPr>
        <w:t>and not for any other commercial or profit-generating purpose</w:t>
      </w:r>
      <w:r w:rsidRPr="00865F9A" w:rsidR="00BF151C">
        <w:rPr>
          <w:rFonts w:eastAsia="Times New Roman" w:cs="Arial"/>
          <w:sz w:val="20"/>
          <w:szCs w:val="20"/>
          <w:lang w:val="en"/>
        </w:rPr>
        <w:t xml:space="preserve"> beyond the scope of the Purpose</w:t>
      </w:r>
      <w:r w:rsidRPr="00865F9A" w:rsidR="00BF151C">
        <w:rPr>
          <w:rFonts w:cs="Arial"/>
          <w:sz w:val="20"/>
          <w:szCs w:val="20"/>
        </w:rPr>
        <w:t>, or in the conduct of research that is subject to consulting, licensing or other</w:t>
      </w:r>
      <w:r w:rsidRPr="00857124" w:rsidR="00BF151C">
        <w:rPr>
          <w:rFonts w:cs="Arial"/>
          <w:sz w:val="20"/>
          <w:szCs w:val="20"/>
        </w:rPr>
        <w:t xml:space="preserve"> similar legal or commercial obligations to another institution, corporation or business entity, except with the </w:t>
      </w:r>
      <w:r w:rsidRPr="00857124" w:rsidR="000B09EB">
        <w:rPr>
          <w:rFonts w:cs="Arial"/>
          <w:sz w:val="20"/>
          <w:szCs w:val="20"/>
        </w:rPr>
        <w:t>Provider</w:t>
      </w:r>
      <w:r w:rsidRPr="00857124" w:rsidR="00BF151C">
        <w:rPr>
          <w:rFonts w:cs="Arial"/>
          <w:sz w:val="20"/>
          <w:szCs w:val="20"/>
        </w:rPr>
        <w:t>’s prior written consent;</w:t>
      </w:r>
    </w:p>
    <w:p w:rsidRPr="00857124" w:rsidR="00BF151C" w:rsidP="0093585E" w:rsidRDefault="00BF151C" w14:paraId="5EA77994" w14:textId="77777777">
      <w:pPr>
        <w:pStyle w:val="ListParagraph"/>
        <w:rPr>
          <w:rFonts w:cs="Arial"/>
          <w:sz w:val="20"/>
          <w:szCs w:val="20"/>
        </w:rPr>
      </w:pPr>
    </w:p>
    <w:p w:rsidRPr="0027139E" w:rsidR="00517F73" w:rsidP="00E97ADB" w:rsidRDefault="00517F73" w14:paraId="5BB978DC" w14:textId="12204AB9">
      <w:pPr>
        <w:pStyle w:val="ListParagraph"/>
        <w:keepNext/>
        <w:keepLines/>
        <w:widowControl/>
        <w:numPr>
          <w:ilvl w:val="0"/>
          <w:numId w:val="24"/>
        </w:numPr>
        <w:autoSpaceDE/>
        <w:autoSpaceDN/>
        <w:adjustRightInd/>
        <w:ind w:left="2160" w:hanging="720"/>
        <w:jc w:val="both"/>
        <w:rPr>
          <w:sz w:val="20"/>
        </w:rPr>
      </w:pPr>
      <w:r w:rsidRPr="00857124">
        <w:rPr>
          <w:rFonts w:cs="Arial"/>
          <w:sz w:val="20"/>
          <w:szCs w:val="20"/>
        </w:rPr>
        <w:t xml:space="preserve">not </w:t>
      </w:r>
      <w:r w:rsidR="00A970B2">
        <w:rPr>
          <w:rFonts w:cs="Arial"/>
          <w:sz w:val="20"/>
          <w:szCs w:val="20"/>
        </w:rPr>
        <w:t xml:space="preserve">to </w:t>
      </w:r>
      <w:r w:rsidRPr="00857124">
        <w:rPr>
          <w:rFonts w:cs="Arial"/>
          <w:sz w:val="20"/>
          <w:szCs w:val="20"/>
        </w:rPr>
        <w:t>attempt to</w:t>
      </w:r>
      <w:r w:rsidR="00A970B2">
        <w:rPr>
          <w:rFonts w:cs="Arial"/>
          <w:sz w:val="20"/>
          <w:szCs w:val="20"/>
        </w:rPr>
        <w:t>,</w:t>
      </w:r>
      <w:r w:rsidRPr="00857124">
        <w:rPr>
          <w:rFonts w:cs="Arial"/>
          <w:sz w:val="20"/>
          <w:szCs w:val="20"/>
        </w:rPr>
        <w:t xml:space="preserve"> or carry out any acts in order to</w:t>
      </w:r>
      <w:r w:rsidR="00A970B2">
        <w:rPr>
          <w:rFonts w:cs="Arial"/>
          <w:sz w:val="20"/>
          <w:szCs w:val="20"/>
        </w:rPr>
        <w:t>,</w:t>
      </w:r>
      <w:r w:rsidRPr="00857124">
        <w:rPr>
          <w:rFonts w:cs="Arial"/>
          <w:sz w:val="20"/>
          <w:szCs w:val="20"/>
        </w:rPr>
        <w:t xml:space="preserve"> re-identify </w:t>
      </w:r>
      <w:r w:rsidRPr="00857124" w:rsidR="00CE585E">
        <w:rPr>
          <w:rFonts w:cs="Arial"/>
          <w:sz w:val="20"/>
          <w:szCs w:val="20"/>
        </w:rPr>
        <w:t xml:space="preserve">any subjects from </w:t>
      </w:r>
      <w:r w:rsidRPr="00857124">
        <w:rPr>
          <w:rFonts w:cs="Arial"/>
          <w:sz w:val="20"/>
          <w:szCs w:val="20"/>
        </w:rPr>
        <w:t>the</w:t>
      </w:r>
      <w:r w:rsidRPr="00857124" w:rsidR="00615BEF">
        <w:rPr>
          <w:rFonts w:cs="Arial"/>
          <w:sz w:val="20"/>
          <w:szCs w:val="20"/>
        </w:rPr>
        <w:t>m</w:t>
      </w:r>
      <w:r w:rsidRPr="00857124" w:rsidR="00A70B66">
        <w:rPr>
          <w:rFonts w:cs="Arial"/>
          <w:sz w:val="20"/>
          <w:szCs w:val="20"/>
        </w:rPr>
        <w:t xml:space="preserve">, </w:t>
      </w:r>
      <w:r w:rsidRPr="00857124" w:rsidR="00A70B66">
        <w:rPr>
          <w:rFonts w:cs="Arial"/>
          <w:w w:val="0"/>
          <w:sz w:val="20"/>
          <w:szCs w:val="20"/>
        </w:rPr>
        <w:t>including to re-combine the</w:t>
      </w:r>
      <w:r w:rsidRPr="00857124" w:rsidR="00CE585E">
        <w:rPr>
          <w:rFonts w:cs="Arial"/>
          <w:w w:val="0"/>
          <w:sz w:val="20"/>
          <w:szCs w:val="20"/>
        </w:rPr>
        <w:t>m</w:t>
      </w:r>
      <w:r w:rsidRPr="00857124" w:rsidR="00A70B66">
        <w:rPr>
          <w:rFonts w:cs="Arial"/>
          <w:w w:val="0"/>
          <w:sz w:val="20"/>
          <w:szCs w:val="20"/>
        </w:rPr>
        <w:t xml:space="preserve"> with any other datasets which may be available or accessible to any Handler</w:t>
      </w:r>
      <w:r w:rsidRPr="00857124">
        <w:rPr>
          <w:rFonts w:cs="Arial"/>
          <w:sz w:val="20"/>
          <w:szCs w:val="20"/>
        </w:rPr>
        <w:t>;</w:t>
      </w:r>
      <w:r w:rsidRPr="00857124" w:rsidR="00615BEF">
        <w:rPr>
          <w:rFonts w:cs="Arial"/>
          <w:sz w:val="20"/>
          <w:szCs w:val="20"/>
        </w:rPr>
        <w:t xml:space="preserve"> </w:t>
      </w:r>
    </w:p>
    <w:p w:rsidRPr="0027139E" w:rsidR="00517F73" w:rsidP="0027139E" w:rsidRDefault="00517F73" w14:paraId="755E7B84" w14:textId="77777777">
      <w:pPr>
        <w:pStyle w:val="ListParagraph"/>
        <w:ind w:left="2160"/>
        <w:jc w:val="both"/>
        <w:rPr>
          <w:sz w:val="20"/>
        </w:rPr>
      </w:pPr>
    </w:p>
    <w:p w:rsidRPr="0027139E" w:rsidR="00517F73" w:rsidP="00E97ADB" w:rsidRDefault="00F562C0" w14:paraId="44B570DD" w14:textId="1360D80A">
      <w:pPr>
        <w:pStyle w:val="ListParagraph"/>
        <w:keepNext/>
        <w:keepLines/>
        <w:widowControl/>
        <w:numPr>
          <w:ilvl w:val="0"/>
          <w:numId w:val="24"/>
        </w:numPr>
        <w:autoSpaceDE/>
        <w:autoSpaceDN/>
        <w:adjustRightInd/>
        <w:ind w:left="2160" w:hanging="720"/>
        <w:jc w:val="both"/>
        <w:rPr>
          <w:sz w:val="20"/>
        </w:rPr>
      </w:pPr>
      <w:r w:rsidRPr="00857124">
        <w:rPr>
          <w:rFonts w:cs="Arial"/>
          <w:sz w:val="20"/>
          <w:szCs w:val="20"/>
          <w:lang w:val="en"/>
        </w:rPr>
        <w:t xml:space="preserve">to </w:t>
      </w:r>
      <w:r w:rsidRPr="00857124" w:rsidR="00517F73">
        <w:rPr>
          <w:rFonts w:cs="Arial"/>
          <w:sz w:val="20"/>
          <w:szCs w:val="20"/>
          <w:lang w:val="en"/>
        </w:rPr>
        <w:t xml:space="preserve">ensure </w:t>
      </w:r>
      <w:r w:rsidRPr="00857124" w:rsidR="00517F73">
        <w:rPr>
          <w:rFonts w:cs="Arial"/>
          <w:w w:val="0"/>
          <w:sz w:val="20"/>
          <w:szCs w:val="20"/>
        </w:rPr>
        <w:t>that</w:t>
      </w:r>
      <w:r w:rsidRPr="00857124" w:rsidR="00517F73">
        <w:rPr>
          <w:rFonts w:cs="Arial"/>
          <w:sz w:val="20"/>
          <w:szCs w:val="20"/>
          <w:lang w:val="en"/>
        </w:rPr>
        <w:t xml:space="preserve"> none of the subjects of the </w:t>
      </w:r>
      <w:r w:rsidRPr="00857124" w:rsidR="000B09EB">
        <w:rPr>
          <w:rFonts w:cs="Arial"/>
          <w:sz w:val="20"/>
          <w:szCs w:val="20"/>
        </w:rPr>
        <w:t>Provider</w:t>
      </w:r>
      <w:r w:rsidRPr="00857124" w:rsidR="00517F73">
        <w:rPr>
          <w:rFonts w:cs="Arial"/>
          <w:sz w:val="20"/>
          <w:szCs w:val="20"/>
          <w:lang w:val="en"/>
        </w:rPr>
        <w:t xml:space="preserve"> can be identified in any reports, submissions or publications arising from the Project; </w:t>
      </w:r>
      <w:r w:rsidRPr="00857124" w:rsidR="003E499B">
        <w:rPr>
          <w:rFonts w:cs="Arial"/>
          <w:sz w:val="20"/>
          <w:szCs w:val="20"/>
          <w:lang w:val="en"/>
        </w:rPr>
        <w:t>and</w:t>
      </w:r>
      <w:r w:rsidRPr="00857124" w:rsidDel="000F0EB8" w:rsidR="000F0EB8">
        <w:rPr>
          <w:rFonts w:cs="Arial"/>
          <w:sz w:val="20"/>
          <w:szCs w:val="20"/>
          <w:lang w:val="en"/>
        </w:rPr>
        <w:t xml:space="preserve"> </w:t>
      </w:r>
    </w:p>
    <w:p w:rsidRPr="00857124" w:rsidR="00517F73" w:rsidP="00AC3577" w:rsidRDefault="00517F73" w14:paraId="7FB79623" w14:textId="77777777">
      <w:pPr>
        <w:pStyle w:val="ListParagraph"/>
        <w:jc w:val="both"/>
        <w:rPr>
          <w:rFonts w:cs="Arial"/>
          <w:sz w:val="20"/>
          <w:szCs w:val="20"/>
          <w:lang w:val="en"/>
        </w:rPr>
      </w:pPr>
    </w:p>
    <w:p w:rsidRPr="00857124" w:rsidR="000F0EB8" w:rsidP="00E97ADB" w:rsidRDefault="00F562C0" w14:paraId="36E8125C" w14:textId="1A5A2863">
      <w:pPr>
        <w:pStyle w:val="ListParagraph"/>
        <w:keepNext/>
        <w:keepLines/>
        <w:numPr>
          <w:ilvl w:val="0"/>
          <w:numId w:val="24"/>
        </w:numPr>
        <w:ind w:left="2160" w:hanging="720"/>
        <w:jc w:val="both"/>
        <w:rPr>
          <w:rFonts w:cs="Arial"/>
          <w:sz w:val="20"/>
          <w:szCs w:val="20"/>
          <w:lang w:val="en"/>
        </w:rPr>
      </w:pPr>
      <w:r w:rsidRPr="00857124">
        <w:rPr>
          <w:rFonts w:cs="Arial"/>
          <w:sz w:val="20"/>
          <w:szCs w:val="20"/>
        </w:rPr>
        <w:t xml:space="preserve">to </w:t>
      </w:r>
      <w:r w:rsidRPr="00857124" w:rsidR="000F0EB8">
        <w:rPr>
          <w:rFonts w:cs="Arial"/>
          <w:sz w:val="20"/>
          <w:szCs w:val="20"/>
        </w:rPr>
        <w:t xml:space="preserve">keep records relating to </w:t>
      </w:r>
      <w:r w:rsidRPr="00857124" w:rsidR="003E499B">
        <w:rPr>
          <w:rFonts w:cs="Arial"/>
          <w:sz w:val="20"/>
          <w:szCs w:val="20"/>
        </w:rPr>
        <w:t>their</w:t>
      </w:r>
      <w:r w:rsidRPr="00857124" w:rsidR="000F0EB8">
        <w:rPr>
          <w:rFonts w:cs="Arial"/>
          <w:sz w:val="20"/>
          <w:szCs w:val="20"/>
        </w:rPr>
        <w:t xml:space="preserve"> collection, use and disclosure and, upon reasonable notice by the </w:t>
      </w:r>
      <w:r w:rsidRPr="00857124" w:rsidR="000B09EB">
        <w:rPr>
          <w:rFonts w:cs="Arial"/>
          <w:sz w:val="20"/>
          <w:szCs w:val="20"/>
        </w:rPr>
        <w:t>Provider</w:t>
      </w:r>
      <w:r w:rsidRPr="00857124" w:rsidR="000F0EB8">
        <w:rPr>
          <w:rFonts w:cs="Arial"/>
          <w:sz w:val="20"/>
          <w:szCs w:val="20"/>
        </w:rPr>
        <w:t xml:space="preserve">, provide the </w:t>
      </w:r>
      <w:r w:rsidRPr="00857124" w:rsidR="000B09EB">
        <w:rPr>
          <w:rFonts w:cs="Arial"/>
          <w:sz w:val="20"/>
          <w:szCs w:val="20"/>
        </w:rPr>
        <w:t>Provider</w:t>
      </w:r>
      <w:r w:rsidRPr="00857124" w:rsidR="000F0EB8">
        <w:rPr>
          <w:rFonts w:cs="Arial"/>
          <w:sz w:val="20"/>
          <w:szCs w:val="20"/>
        </w:rPr>
        <w:t xml:space="preserve"> with the necessary assistance to allow it access to such records for such purpose and on such arrangements as agreed between the </w:t>
      </w:r>
      <w:r w:rsidRPr="00857124" w:rsidR="000B09EB">
        <w:rPr>
          <w:rFonts w:cs="Arial"/>
          <w:sz w:val="20"/>
          <w:szCs w:val="20"/>
        </w:rPr>
        <w:t>Provider</w:t>
      </w:r>
      <w:r w:rsidRPr="00857124" w:rsidR="000F0EB8">
        <w:rPr>
          <w:rFonts w:cs="Arial"/>
          <w:sz w:val="20"/>
          <w:szCs w:val="20"/>
        </w:rPr>
        <w:t xml:space="preserve"> and the </w:t>
      </w:r>
      <w:r w:rsidRPr="00857124" w:rsidR="00843C1F">
        <w:rPr>
          <w:rFonts w:cs="Arial"/>
          <w:sz w:val="20"/>
          <w:szCs w:val="20"/>
        </w:rPr>
        <w:t>Recipient</w:t>
      </w:r>
      <w:r w:rsidRPr="00857124" w:rsidR="000F0EB8">
        <w:rPr>
          <w:rFonts w:cs="Arial"/>
          <w:sz w:val="20"/>
          <w:szCs w:val="20"/>
        </w:rPr>
        <w:t xml:space="preserve">, provided that nothing herein shall be construed as an obligation on the </w:t>
      </w:r>
      <w:r w:rsidRPr="00857124" w:rsidR="00843C1F">
        <w:rPr>
          <w:rFonts w:cs="Arial"/>
          <w:sz w:val="20"/>
          <w:szCs w:val="20"/>
        </w:rPr>
        <w:t>Recipient</w:t>
      </w:r>
      <w:r w:rsidRPr="00857124" w:rsidR="000F0EB8">
        <w:rPr>
          <w:rFonts w:cs="Arial"/>
          <w:sz w:val="20"/>
          <w:szCs w:val="20"/>
        </w:rPr>
        <w:t xml:space="preserve"> to disclose information which it cannot dutifully or lawfully disclose</w:t>
      </w:r>
      <w:r w:rsidRPr="00857124" w:rsidR="003E499B">
        <w:rPr>
          <w:rFonts w:cs="Arial"/>
          <w:sz w:val="20"/>
          <w:szCs w:val="20"/>
        </w:rPr>
        <w:t>.</w:t>
      </w:r>
    </w:p>
    <w:p w:rsidRPr="00857124" w:rsidR="000F0EB8" w:rsidP="0093585E" w:rsidRDefault="000F0EB8" w14:paraId="0015271F" w14:textId="77777777">
      <w:pPr>
        <w:pStyle w:val="ListParagraph"/>
        <w:rPr>
          <w:rFonts w:cs="Arial"/>
          <w:sz w:val="20"/>
          <w:szCs w:val="20"/>
          <w:lang w:val="en"/>
        </w:rPr>
      </w:pPr>
    </w:p>
    <w:p w:rsidRPr="0027139E" w:rsidR="001F4E89" w:rsidP="0027139E" w:rsidRDefault="0075050B" w14:paraId="388D2A9A" w14:textId="3625AEFD">
      <w:pPr>
        <w:pStyle w:val="BodyText"/>
        <w:keepNext/>
        <w:keepLines/>
        <w:spacing w:after="0"/>
        <w:ind w:left="720"/>
        <w:rPr>
          <w:sz w:val="20"/>
        </w:rPr>
      </w:pPr>
      <w:r w:rsidRPr="00857124">
        <w:rPr>
          <w:rFonts w:cs="Arial"/>
          <w:sz w:val="20"/>
          <w:szCs w:val="20"/>
        </w:rPr>
        <w:t>(b)</w:t>
      </w:r>
      <w:r w:rsidRPr="00857124">
        <w:rPr>
          <w:rFonts w:cs="Arial"/>
          <w:sz w:val="20"/>
          <w:szCs w:val="20"/>
        </w:rPr>
        <w:tab/>
      </w:r>
      <w:r w:rsidRPr="00857124" w:rsidR="001F4E89">
        <w:rPr>
          <w:rFonts w:cs="Arial"/>
          <w:sz w:val="20"/>
          <w:szCs w:val="20"/>
        </w:rPr>
        <w:t xml:space="preserve">in respect of the </w:t>
      </w:r>
      <w:r w:rsidRPr="00857124" w:rsidR="000B09EB">
        <w:rPr>
          <w:rFonts w:cs="Arial"/>
          <w:sz w:val="20"/>
          <w:szCs w:val="20"/>
        </w:rPr>
        <w:t>Provider</w:t>
      </w:r>
      <w:r w:rsidRPr="00857124" w:rsidR="000F0EB8">
        <w:rPr>
          <w:rFonts w:cs="Arial"/>
          <w:sz w:val="20"/>
          <w:szCs w:val="20"/>
        </w:rPr>
        <w:t xml:space="preserve">’s </w:t>
      </w:r>
      <w:r w:rsidRPr="00857124" w:rsidR="001F4E89">
        <w:rPr>
          <w:rFonts w:cs="Arial"/>
          <w:sz w:val="20"/>
          <w:szCs w:val="20"/>
        </w:rPr>
        <w:t>Subject Data:</w:t>
      </w:r>
    </w:p>
    <w:p w:rsidRPr="0027139E" w:rsidR="001F4E89" w:rsidP="0027139E" w:rsidRDefault="001F4E89" w14:paraId="39F511C8" w14:textId="77777777">
      <w:pPr>
        <w:pStyle w:val="BodyText"/>
        <w:spacing w:after="0"/>
        <w:ind w:left="1440"/>
        <w:rPr>
          <w:sz w:val="20"/>
        </w:rPr>
      </w:pPr>
    </w:p>
    <w:p w:rsidRPr="00857124" w:rsidR="00DD54AF" w:rsidP="00E97ADB" w:rsidRDefault="00F562C0" w14:paraId="12288B35" w14:textId="1B952A01">
      <w:pPr>
        <w:pStyle w:val="ListParagraph"/>
        <w:widowControl/>
        <w:numPr>
          <w:ilvl w:val="1"/>
          <w:numId w:val="14"/>
        </w:numPr>
        <w:autoSpaceDE/>
        <w:autoSpaceDN/>
        <w:adjustRightInd/>
        <w:ind w:left="2160" w:hanging="720"/>
        <w:jc w:val="both"/>
        <w:rPr>
          <w:rFonts w:cs="Arial"/>
          <w:sz w:val="20"/>
          <w:szCs w:val="20"/>
        </w:rPr>
      </w:pPr>
      <w:r w:rsidRPr="00857124">
        <w:rPr>
          <w:rFonts w:cs="Arial"/>
          <w:sz w:val="20"/>
          <w:szCs w:val="20"/>
        </w:rPr>
        <w:t xml:space="preserve">to </w:t>
      </w:r>
      <w:r w:rsidRPr="00857124" w:rsidR="00AC6F8E">
        <w:rPr>
          <w:rFonts w:cs="Arial"/>
          <w:sz w:val="20"/>
          <w:szCs w:val="20"/>
        </w:rPr>
        <w:t xml:space="preserve">protect </w:t>
      </w:r>
      <w:r w:rsidRPr="00857124" w:rsidR="00615BEF">
        <w:rPr>
          <w:rFonts w:cs="Arial"/>
          <w:sz w:val="20"/>
          <w:szCs w:val="20"/>
        </w:rPr>
        <w:t>its</w:t>
      </w:r>
      <w:r w:rsidRPr="00857124" w:rsidR="00AC6F8E">
        <w:rPr>
          <w:rFonts w:cs="Arial"/>
          <w:sz w:val="20"/>
          <w:szCs w:val="20"/>
        </w:rPr>
        <w:t xml:space="preserve"> confidentiality and integrity and take all reasonable steps and safeguards as may be necessary to help prevent </w:t>
      </w:r>
      <w:r w:rsidRPr="00857124" w:rsidR="00615BEF">
        <w:rPr>
          <w:rFonts w:cs="Arial"/>
          <w:sz w:val="20"/>
          <w:szCs w:val="20"/>
        </w:rPr>
        <w:t xml:space="preserve">any </w:t>
      </w:r>
      <w:r w:rsidRPr="00857124" w:rsidR="00AC6F8E">
        <w:rPr>
          <w:rFonts w:cs="Arial"/>
          <w:sz w:val="20"/>
          <w:szCs w:val="20"/>
        </w:rPr>
        <w:t>unauthorised access, collection, use, disclosure, destruction, disposal, copying, modification, damage, corruption or loss</w:t>
      </w:r>
      <w:bookmarkStart w:name="_DV_M48" w:id="18"/>
      <w:bookmarkStart w:name="_DV_M49" w:id="19"/>
      <w:bookmarkStart w:name="_DV_M50" w:id="20"/>
      <w:bookmarkStart w:name="_DV_M51" w:id="21"/>
      <w:bookmarkStart w:name="_DV_M52" w:id="22"/>
      <w:bookmarkEnd w:id="18"/>
      <w:bookmarkEnd w:id="19"/>
      <w:bookmarkEnd w:id="20"/>
      <w:bookmarkEnd w:id="21"/>
      <w:bookmarkEnd w:id="22"/>
      <w:r w:rsidRPr="00857124" w:rsidR="00DD54AF">
        <w:rPr>
          <w:rFonts w:cs="Arial"/>
          <w:sz w:val="20"/>
          <w:szCs w:val="20"/>
        </w:rPr>
        <w:t>;</w:t>
      </w:r>
      <w:r w:rsidRPr="00857124" w:rsidR="00A70B66">
        <w:rPr>
          <w:rFonts w:cs="Arial"/>
          <w:sz w:val="20"/>
          <w:szCs w:val="20"/>
        </w:rPr>
        <w:t xml:space="preserve"> </w:t>
      </w:r>
    </w:p>
    <w:p w:rsidRPr="00857124" w:rsidR="00FF3195" w:rsidP="00145D34" w:rsidRDefault="00FF3195" w14:paraId="08CF14A2" w14:textId="77777777">
      <w:pPr>
        <w:pStyle w:val="ListParagraph"/>
        <w:ind w:left="2160" w:hanging="720"/>
        <w:rPr>
          <w:rFonts w:cs="Arial"/>
          <w:sz w:val="20"/>
          <w:szCs w:val="20"/>
        </w:rPr>
      </w:pPr>
    </w:p>
    <w:p w:rsidR="004E1829" w:rsidP="00E97ADB" w:rsidRDefault="00F562C0" w14:paraId="732F516F" w14:textId="7701AC42">
      <w:pPr>
        <w:pStyle w:val="ListParagraph"/>
        <w:widowControl/>
        <w:numPr>
          <w:ilvl w:val="1"/>
          <w:numId w:val="14"/>
        </w:numPr>
        <w:autoSpaceDE/>
        <w:autoSpaceDN/>
        <w:adjustRightInd/>
        <w:ind w:left="2160" w:hanging="720"/>
        <w:jc w:val="both"/>
        <w:rPr>
          <w:rFonts w:cs="Arial"/>
          <w:sz w:val="20"/>
          <w:szCs w:val="20"/>
        </w:rPr>
      </w:pPr>
      <w:r w:rsidRPr="00857124">
        <w:rPr>
          <w:rFonts w:cs="Arial"/>
          <w:w w:val="0"/>
          <w:sz w:val="20"/>
          <w:szCs w:val="20"/>
        </w:rPr>
        <w:t xml:space="preserve">to </w:t>
      </w:r>
      <w:r w:rsidRPr="00857124" w:rsidR="00AC24F6">
        <w:rPr>
          <w:rFonts w:cs="Arial"/>
          <w:w w:val="0"/>
          <w:sz w:val="20"/>
          <w:szCs w:val="20"/>
        </w:rPr>
        <w:t xml:space="preserve">comply with such policies and practices as </w:t>
      </w:r>
      <w:bookmarkStart w:name="_Hlk154970780" w:id="23"/>
      <w:r w:rsidR="00D01602">
        <w:rPr>
          <w:rFonts w:cs="Arial"/>
          <w:w w:val="0"/>
          <w:sz w:val="20"/>
          <w:szCs w:val="20"/>
        </w:rPr>
        <w:t>requested</w:t>
      </w:r>
      <w:bookmarkEnd w:id="23"/>
      <w:r w:rsidRPr="00857124" w:rsidR="00AC24F6">
        <w:rPr>
          <w:rFonts w:cs="Arial"/>
          <w:w w:val="0"/>
          <w:sz w:val="20"/>
          <w:szCs w:val="20"/>
        </w:rPr>
        <w:t xml:space="preserve"> in writing by the </w:t>
      </w:r>
      <w:r w:rsidRPr="00857124" w:rsidR="000B09EB">
        <w:rPr>
          <w:rFonts w:cs="Arial"/>
          <w:sz w:val="20"/>
          <w:szCs w:val="20"/>
        </w:rPr>
        <w:t>Provider</w:t>
      </w:r>
      <w:r w:rsidRPr="00857124" w:rsidR="00AC24F6">
        <w:rPr>
          <w:rFonts w:cs="Arial"/>
          <w:sz w:val="20"/>
          <w:szCs w:val="20"/>
        </w:rPr>
        <w:t xml:space="preserve"> to the </w:t>
      </w:r>
      <w:r w:rsidRPr="00857124" w:rsidR="00843C1F">
        <w:rPr>
          <w:rFonts w:cs="Arial"/>
          <w:sz w:val="20"/>
          <w:szCs w:val="20"/>
        </w:rPr>
        <w:t>Recipient</w:t>
      </w:r>
      <w:r w:rsidRPr="00857124" w:rsidR="00AC24F6">
        <w:rPr>
          <w:rFonts w:cs="Arial"/>
          <w:sz w:val="20"/>
          <w:szCs w:val="20"/>
        </w:rPr>
        <w:t xml:space="preserve"> from time to time</w:t>
      </w:r>
      <w:r w:rsidRPr="00857124" w:rsidR="00145D34">
        <w:rPr>
          <w:rFonts w:cs="Arial"/>
          <w:sz w:val="20"/>
          <w:szCs w:val="20"/>
        </w:rPr>
        <w:t xml:space="preserve"> and accepted in writing by the </w:t>
      </w:r>
      <w:r w:rsidRPr="00857124" w:rsidR="00843C1F">
        <w:rPr>
          <w:rFonts w:cs="Arial"/>
          <w:sz w:val="20"/>
          <w:szCs w:val="20"/>
        </w:rPr>
        <w:t>Recipient</w:t>
      </w:r>
      <w:r w:rsidRPr="00857124" w:rsidR="00AC24F6">
        <w:rPr>
          <w:rFonts w:cs="Arial"/>
          <w:sz w:val="20"/>
          <w:szCs w:val="20"/>
        </w:rPr>
        <w:t xml:space="preserve">, including in relation to encryption practices and the implementation of additional safeguards for the </w:t>
      </w:r>
      <w:r w:rsidRPr="00857124" w:rsidR="000B09EB">
        <w:rPr>
          <w:rFonts w:cs="Arial"/>
          <w:sz w:val="20"/>
          <w:szCs w:val="20"/>
        </w:rPr>
        <w:t>Provider</w:t>
      </w:r>
      <w:r w:rsidRPr="00857124" w:rsidR="00AC24F6">
        <w:rPr>
          <w:rFonts w:cs="Arial"/>
          <w:sz w:val="20"/>
          <w:szCs w:val="20"/>
        </w:rPr>
        <w:t xml:space="preserve">’s </w:t>
      </w:r>
      <w:r w:rsidRPr="00857124" w:rsidR="00D91BF3">
        <w:rPr>
          <w:rFonts w:eastAsia="Calibri" w:cs="Arial"/>
          <w:color w:val="000000"/>
          <w:sz w:val="20"/>
          <w:szCs w:val="20"/>
        </w:rPr>
        <w:t xml:space="preserve">Subject </w:t>
      </w:r>
      <w:r w:rsidRPr="00857124" w:rsidR="00AC24F6">
        <w:rPr>
          <w:rFonts w:cs="Arial"/>
          <w:sz w:val="20"/>
          <w:szCs w:val="20"/>
        </w:rPr>
        <w:t>Data in its possession or under its control</w:t>
      </w:r>
      <w:r w:rsidR="004E1829">
        <w:rPr>
          <w:rFonts w:cs="Arial"/>
          <w:sz w:val="20"/>
          <w:szCs w:val="20"/>
        </w:rPr>
        <w:t>; and</w:t>
      </w:r>
    </w:p>
    <w:p w:rsidRPr="004E1829" w:rsidR="004E1829" w:rsidP="004E1829" w:rsidRDefault="004E1829" w14:paraId="7953F3F3" w14:textId="77777777">
      <w:pPr>
        <w:pStyle w:val="ListParagraph"/>
        <w:rPr>
          <w:rFonts w:cs="Arial"/>
          <w:sz w:val="20"/>
          <w:szCs w:val="20"/>
        </w:rPr>
      </w:pPr>
    </w:p>
    <w:p w:rsidRPr="004E1829" w:rsidR="004E1829" w:rsidP="005B3BC9" w:rsidRDefault="00593A15" w14:paraId="6C0AFA06" w14:textId="5D42E69D">
      <w:pPr>
        <w:pStyle w:val="ListParagraph"/>
        <w:widowControl/>
        <w:numPr>
          <w:ilvl w:val="1"/>
          <w:numId w:val="14"/>
        </w:numPr>
        <w:autoSpaceDE/>
        <w:autoSpaceDN/>
        <w:adjustRightInd/>
        <w:ind w:left="2160" w:hanging="720"/>
        <w:jc w:val="both"/>
        <w:rPr>
          <w:rFonts w:cs="Arial"/>
          <w:sz w:val="20"/>
        </w:rPr>
      </w:pPr>
      <w:bookmarkStart w:name="_Hlk154967032" w:id="24"/>
      <w:r w:rsidRPr="004E1829">
        <w:rPr>
          <w:rFonts w:cs="Arial"/>
          <w:sz w:val="20"/>
          <w:szCs w:val="20"/>
        </w:rPr>
        <w:t>where the Provider is the Institution, to permit any of the Institution’s Authorised Representatives, to conduct periodic data audits on all systems</w:t>
      </w:r>
      <w:r>
        <w:rPr>
          <w:rFonts w:cs="Arial"/>
          <w:sz w:val="20"/>
          <w:szCs w:val="20"/>
        </w:rPr>
        <w:t xml:space="preserve"> of the Recipient</w:t>
      </w:r>
      <w:r w:rsidRPr="004E1829">
        <w:rPr>
          <w:rFonts w:cs="Arial"/>
          <w:sz w:val="20"/>
          <w:szCs w:val="20"/>
        </w:rPr>
        <w:t xml:space="preserve"> that generate, process and/or store</w:t>
      </w:r>
      <w:r>
        <w:rPr>
          <w:rFonts w:cs="Arial"/>
          <w:sz w:val="20"/>
          <w:szCs w:val="20"/>
        </w:rPr>
        <w:t xml:space="preserve"> the Provider’s Subject D</w:t>
      </w:r>
      <w:r w:rsidRPr="004E1829">
        <w:rPr>
          <w:rFonts w:cs="Arial"/>
          <w:sz w:val="20"/>
          <w:szCs w:val="20"/>
        </w:rPr>
        <w:t xml:space="preserve">ata, including both physical data systems and electronic data systems to ensure that the security measures employed </w:t>
      </w:r>
      <w:r>
        <w:rPr>
          <w:rFonts w:cs="Arial"/>
          <w:sz w:val="20"/>
          <w:szCs w:val="20"/>
        </w:rPr>
        <w:t xml:space="preserve">by the Recipient </w:t>
      </w:r>
      <w:r w:rsidRPr="004E1829">
        <w:rPr>
          <w:rFonts w:cs="Arial"/>
          <w:sz w:val="20"/>
          <w:szCs w:val="20"/>
        </w:rPr>
        <w:t xml:space="preserve">for the security of </w:t>
      </w:r>
      <w:r>
        <w:rPr>
          <w:rFonts w:cs="Arial"/>
          <w:sz w:val="20"/>
          <w:szCs w:val="20"/>
        </w:rPr>
        <w:t>the Provider’s Subject D</w:t>
      </w:r>
      <w:r w:rsidRPr="004E1829">
        <w:rPr>
          <w:rFonts w:cs="Arial"/>
          <w:sz w:val="20"/>
          <w:szCs w:val="20"/>
        </w:rPr>
        <w:t>ata are adequate and effective. Access for</w:t>
      </w:r>
      <w:r>
        <w:rPr>
          <w:rFonts w:cs="Arial"/>
          <w:sz w:val="20"/>
          <w:szCs w:val="20"/>
        </w:rPr>
        <w:t xml:space="preserve"> the purpose of conducting</w:t>
      </w:r>
      <w:r w:rsidRPr="004E1829">
        <w:rPr>
          <w:rFonts w:cs="Arial"/>
          <w:sz w:val="20"/>
          <w:szCs w:val="20"/>
        </w:rPr>
        <w:t xml:space="preserve"> such data audits </w:t>
      </w:r>
      <w:r w:rsidRPr="004E1829">
        <w:rPr>
          <w:rFonts w:cs="Arial"/>
          <w:sz w:val="20"/>
        </w:rPr>
        <w:t>shall be arranged at mutually convenient times and on reasonable notice</w:t>
      </w:r>
      <w:bookmarkEnd w:id="24"/>
      <w:r w:rsidRPr="004E1829" w:rsidR="004E1829">
        <w:rPr>
          <w:rFonts w:cs="Arial"/>
          <w:sz w:val="20"/>
        </w:rPr>
        <w:t xml:space="preserve">. </w:t>
      </w:r>
    </w:p>
    <w:p w:rsidRPr="00857124" w:rsidR="004E1829" w:rsidP="00B53E3A" w:rsidRDefault="004E1829" w14:paraId="466A033C" w14:textId="77777777">
      <w:pPr>
        <w:pStyle w:val="ListParagraph"/>
        <w:rPr>
          <w:rFonts w:cs="Arial"/>
          <w:sz w:val="20"/>
          <w:szCs w:val="20"/>
        </w:rPr>
      </w:pPr>
    </w:p>
    <w:p w:rsidRPr="00857124" w:rsidR="001F4E89" w:rsidP="00E97ADB" w:rsidRDefault="001F4E89" w14:paraId="696D9288" w14:textId="743E5D41">
      <w:pPr>
        <w:pStyle w:val="BodyText"/>
        <w:numPr>
          <w:ilvl w:val="0"/>
          <w:numId w:val="25"/>
        </w:numPr>
        <w:spacing w:after="0"/>
        <w:jc w:val="both"/>
        <w:rPr>
          <w:rFonts w:eastAsia="Calibri" w:cs="Arial"/>
          <w:color w:val="000000"/>
          <w:sz w:val="20"/>
          <w:szCs w:val="20"/>
          <w:lang w:eastAsia="en-US"/>
        </w:rPr>
      </w:pPr>
      <w:r w:rsidRPr="00857124">
        <w:rPr>
          <w:rFonts w:cs="Arial"/>
          <w:sz w:val="20"/>
          <w:szCs w:val="20"/>
        </w:rPr>
        <w:t xml:space="preserve">in respect of the </w:t>
      </w:r>
      <w:r w:rsidRPr="00857124" w:rsidR="000B09EB">
        <w:rPr>
          <w:rFonts w:cs="Arial"/>
          <w:sz w:val="20"/>
          <w:szCs w:val="20"/>
        </w:rPr>
        <w:t>Provider</w:t>
      </w:r>
      <w:r w:rsidRPr="00857124" w:rsidR="000F0EB8">
        <w:rPr>
          <w:rFonts w:cs="Arial"/>
          <w:sz w:val="20"/>
          <w:szCs w:val="20"/>
        </w:rPr>
        <w:t xml:space="preserve">’s </w:t>
      </w:r>
      <w:r w:rsidRPr="00857124">
        <w:rPr>
          <w:rFonts w:cs="Arial"/>
          <w:sz w:val="20"/>
          <w:szCs w:val="20"/>
        </w:rPr>
        <w:t>Materials:</w:t>
      </w:r>
    </w:p>
    <w:p w:rsidRPr="00857124" w:rsidR="001F4E89" w:rsidP="00B53E3A" w:rsidRDefault="001F4E89" w14:paraId="2480838F" w14:textId="77777777">
      <w:pPr>
        <w:pStyle w:val="ListParagraph"/>
        <w:ind w:left="1440"/>
        <w:rPr>
          <w:rFonts w:cs="Arial"/>
          <w:sz w:val="20"/>
          <w:szCs w:val="20"/>
        </w:rPr>
      </w:pPr>
    </w:p>
    <w:p w:rsidRPr="00857124" w:rsidR="00AC6F8E" w:rsidP="00E97ADB" w:rsidRDefault="005B308E" w14:paraId="5C568983" w14:textId="3256774A">
      <w:pPr>
        <w:pStyle w:val="ListParagraph"/>
        <w:widowControl/>
        <w:numPr>
          <w:ilvl w:val="0"/>
          <w:numId w:val="21"/>
        </w:numPr>
        <w:adjustRightInd/>
        <w:ind w:left="2160" w:hanging="720"/>
        <w:jc w:val="both"/>
        <w:rPr>
          <w:rFonts w:eastAsia="Calibri" w:cs="Arial"/>
          <w:color w:val="000000"/>
          <w:sz w:val="20"/>
          <w:szCs w:val="20"/>
        </w:rPr>
      </w:pPr>
      <w:r>
        <w:rPr>
          <w:rFonts w:eastAsia="Calibri" w:cs="Arial"/>
          <w:sz w:val="20"/>
          <w:szCs w:val="20"/>
        </w:rPr>
        <w:t>not to analyse, attempt to modify or reverse-engineer or otherwise seek to determine the structure or sequence of such Materials without the Provider’s prior written consent</w:t>
      </w:r>
      <w:r w:rsidRPr="00857124" w:rsidR="00AC6F8E">
        <w:rPr>
          <w:rFonts w:cs="Arial"/>
          <w:color w:val="000000"/>
          <w:sz w:val="20"/>
          <w:szCs w:val="20"/>
        </w:rPr>
        <w:t>;</w:t>
      </w:r>
    </w:p>
    <w:p w:rsidRPr="00857124" w:rsidR="00AC6F8E" w:rsidP="0027139E" w:rsidRDefault="00AC6F8E" w14:paraId="61961564" w14:textId="77777777">
      <w:pPr>
        <w:pStyle w:val="ListParagraph"/>
        <w:ind w:left="2160"/>
        <w:jc w:val="both"/>
        <w:rPr>
          <w:rFonts w:eastAsia="Calibri" w:cs="Arial"/>
          <w:color w:val="000000"/>
          <w:sz w:val="20"/>
          <w:szCs w:val="20"/>
        </w:rPr>
      </w:pPr>
    </w:p>
    <w:p w:rsidRPr="00857124" w:rsidR="00145D34" w:rsidP="00E97ADB" w:rsidRDefault="00F562C0" w14:paraId="0B5F345F" w14:textId="0FCC0AC6">
      <w:pPr>
        <w:pStyle w:val="ListParagraph"/>
        <w:widowControl/>
        <w:numPr>
          <w:ilvl w:val="0"/>
          <w:numId w:val="21"/>
        </w:numPr>
        <w:adjustRightInd/>
        <w:ind w:left="2160" w:hanging="720"/>
        <w:jc w:val="both"/>
        <w:rPr>
          <w:rFonts w:eastAsia="Calibri" w:cs="Arial"/>
          <w:color w:val="000000"/>
          <w:sz w:val="20"/>
          <w:szCs w:val="20"/>
        </w:rPr>
      </w:pPr>
      <w:r w:rsidRPr="00857124">
        <w:rPr>
          <w:rFonts w:cs="Arial"/>
          <w:color w:val="000000"/>
          <w:sz w:val="20"/>
          <w:szCs w:val="20"/>
        </w:rPr>
        <w:t xml:space="preserve">to </w:t>
      </w:r>
      <w:r w:rsidRPr="00857124" w:rsidR="00145D34">
        <w:rPr>
          <w:rFonts w:cs="Arial"/>
          <w:color w:val="000000"/>
          <w:sz w:val="20"/>
          <w:szCs w:val="20"/>
        </w:rPr>
        <w:t>use the</w:t>
      </w:r>
      <w:r w:rsidRPr="00857124" w:rsidR="00615BEF">
        <w:rPr>
          <w:rFonts w:cs="Arial"/>
          <w:color w:val="000000"/>
          <w:sz w:val="20"/>
          <w:szCs w:val="20"/>
        </w:rPr>
        <w:t>m</w:t>
      </w:r>
      <w:r w:rsidRPr="00857124" w:rsidR="00145D34">
        <w:rPr>
          <w:rFonts w:cs="Arial"/>
          <w:color w:val="000000"/>
          <w:sz w:val="20"/>
          <w:szCs w:val="20"/>
        </w:rPr>
        <w:t xml:space="preserve"> strictly for </w:t>
      </w:r>
      <w:r w:rsidRPr="00857124" w:rsidR="00145D34">
        <w:rPr>
          <w:rFonts w:eastAsia="Calibri" w:cs="Arial"/>
          <w:color w:val="000000"/>
          <w:sz w:val="20"/>
          <w:szCs w:val="20"/>
        </w:rPr>
        <w:t>investigations</w:t>
      </w:r>
      <w:r w:rsidRPr="00857124" w:rsidR="00145D34">
        <w:rPr>
          <w:rFonts w:cs="Arial"/>
          <w:color w:val="000000"/>
          <w:sz w:val="20"/>
          <w:szCs w:val="20"/>
        </w:rPr>
        <w:t xml:space="preserve"> in </w:t>
      </w:r>
      <w:r w:rsidRPr="00857124" w:rsidR="00145D34">
        <w:rPr>
          <w:rFonts w:eastAsia="Calibri" w:cs="Arial"/>
          <w:color w:val="000000"/>
          <w:sz w:val="20"/>
          <w:szCs w:val="20"/>
        </w:rPr>
        <w:t>vitro or in laboratory animals in vivo under suitable containment conditions</w:t>
      </w:r>
      <w:r w:rsidRPr="00857124" w:rsidR="00145D34">
        <w:rPr>
          <w:rFonts w:cs="Arial"/>
          <w:color w:val="000000"/>
          <w:sz w:val="20"/>
          <w:szCs w:val="20"/>
        </w:rPr>
        <w:t xml:space="preserve"> and </w:t>
      </w:r>
      <w:r w:rsidRPr="00857124" w:rsidR="00145D34">
        <w:rPr>
          <w:rFonts w:eastAsia="Calibri" w:cs="Arial"/>
          <w:color w:val="000000"/>
          <w:sz w:val="20"/>
          <w:szCs w:val="20"/>
        </w:rPr>
        <w:t xml:space="preserve">not </w:t>
      </w:r>
      <w:r w:rsidR="00A970B2">
        <w:rPr>
          <w:rFonts w:eastAsia="Calibri" w:cs="Arial"/>
          <w:color w:val="000000"/>
          <w:sz w:val="20"/>
          <w:szCs w:val="20"/>
        </w:rPr>
        <w:t xml:space="preserve">to </w:t>
      </w:r>
      <w:r w:rsidRPr="00857124" w:rsidR="00145D34">
        <w:rPr>
          <w:rFonts w:eastAsia="Calibri" w:cs="Arial"/>
          <w:color w:val="000000"/>
          <w:sz w:val="20"/>
          <w:szCs w:val="20"/>
        </w:rPr>
        <w:t>administer Materials to humans</w:t>
      </w:r>
      <w:r w:rsidR="00286045">
        <w:rPr>
          <w:rFonts w:eastAsia="Calibri" w:cs="Arial"/>
          <w:color w:val="000000"/>
          <w:sz w:val="20"/>
          <w:szCs w:val="20"/>
        </w:rPr>
        <w:t xml:space="preserve"> </w:t>
      </w:r>
      <w:r w:rsidRPr="00857124" w:rsidR="00286045">
        <w:rPr>
          <w:rFonts w:eastAsia="Calibri" w:cs="Arial"/>
          <w:color w:val="000000"/>
          <w:sz w:val="20"/>
          <w:szCs w:val="20"/>
        </w:rPr>
        <w:t>under any circumstances</w:t>
      </w:r>
      <w:r w:rsidRPr="00857124" w:rsidR="00145D34">
        <w:rPr>
          <w:rFonts w:eastAsia="Calibri" w:cs="Arial"/>
          <w:color w:val="000000"/>
          <w:sz w:val="20"/>
          <w:szCs w:val="20"/>
        </w:rPr>
        <w:t>;</w:t>
      </w:r>
      <w:r w:rsidRPr="00857124" w:rsidR="003E499B">
        <w:rPr>
          <w:rFonts w:eastAsia="Calibri" w:cs="Arial"/>
          <w:color w:val="000000"/>
          <w:sz w:val="20"/>
          <w:szCs w:val="20"/>
        </w:rPr>
        <w:t xml:space="preserve"> </w:t>
      </w:r>
    </w:p>
    <w:p w:rsidRPr="00857124" w:rsidR="00145D34" w:rsidP="00AC3577" w:rsidRDefault="00145D34" w14:paraId="5E68E85E" w14:textId="77777777">
      <w:pPr>
        <w:pStyle w:val="ListParagraph"/>
        <w:rPr>
          <w:rFonts w:eastAsia="Calibri" w:cs="Arial"/>
          <w:color w:val="000000"/>
          <w:sz w:val="20"/>
          <w:szCs w:val="20"/>
        </w:rPr>
      </w:pPr>
    </w:p>
    <w:p w:rsidRPr="00857124" w:rsidR="00DE00B4" w:rsidP="00E97ADB" w:rsidRDefault="00F562C0" w14:paraId="633C83C0" w14:textId="47C2DB54">
      <w:pPr>
        <w:pStyle w:val="ListParagraph"/>
        <w:widowControl/>
        <w:numPr>
          <w:ilvl w:val="0"/>
          <w:numId w:val="21"/>
        </w:numPr>
        <w:adjustRightInd/>
        <w:ind w:left="2160" w:hanging="720"/>
        <w:jc w:val="both"/>
        <w:rPr>
          <w:rFonts w:eastAsia="Calibri" w:cs="Arial"/>
          <w:color w:val="000000"/>
          <w:sz w:val="20"/>
          <w:szCs w:val="20"/>
        </w:rPr>
      </w:pPr>
      <w:r w:rsidRPr="00857124">
        <w:rPr>
          <w:rFonts w:eastAsia="Arial" w:cs="Arial"/>
          <w:color w:val="000000"/>
          <w:sz w:val="20"/>
          <w:szCs w:val="20"/>
        </w:rPr>
        <w:t xml:space="preserve">to </w:t>
      </w:r>
      <w:r w:rsidRPr="00857124" w:rsidR="006B1D0B">
        <w:rPr>
          <w:rFonts w:eastAsia="Arial" w:cs="Arial"/>
          <w:color w:val="000000"/>
          <w:sz w:val="20"/>
          <w:szCs w:val="20"/>
        </w:rPr>
        <w:t xml:space="preserve">use, </w:t>
      </w:r>
      <w:r w:rsidRPr="00857124" w:rsidR="00F451A1">
        <w:rPr>
          <w:rFonts w:eastAsia="Arial" w:cs="Arial"/>
          <w:color w:val="000000"/>
          <w:sz w:val="20"/>
          <w:szCs w:val="20"/>
        </w:rPr>
        <w:t>handle and store the</w:t>
      </w:r>
      <w:r w:rsidRPr="00857124" w:rsidR="000F0EB8">
        <w:rPr>
          <w:rFonts w:eastAsia="Arial" w:cs="Arial"/>
          <w:color w:val="000000"/>
          <w:sz w:val="20"/>
          <w:szCs w:val="20"/>
        </w:rPr>
        <w:t>m</w:t>
      </w:r>
      <w:r w:rsidRPr="00857124" w:rsidR="00F451A1">
        <w:rPr>
          <w:rFonts w:eastAsia="Arial" w:cs="Arial"/>
          <w:color w:val="000000"/>
          <w:sz w:val="20"/>
          <w:szCs w:val="20"/>
        </w:rPr>
        <w:t xml:space="preserve"> in compliance with all applicable </w:t>
      </w:r>
      <w:r w:rsidR="005B308E">
        <w:rPr>
          <w:rFonts w:eastAsia="Arial" w:cs="Arial"/>
          <w:color w:val="000000"/>
          <w:sz w:val="20"/>
          <w:szCs w:val="20"/>
        </w:rPr>
        <w:t xml:space="preserve">local </w:t>
      </w:r>
      <w:r w:rsidRPr="00857124" w:rsidR="00F451A1">
        <w:rPr>
          <w:rFonts w:eastAsia="Arial" w:cs="Arial"/>
          <w:color w:val="000000"/>
          <w:sz w:val="20"/>
          <w:szCs w:val="20"/>
        </w:rPr>
        <w:t xml:space="preserve">laws, regulations and guidelines, and in accordance with safe and prudent practices </w:t>
      </w:r>
      <w:r w:rsidRPr="00857124" w:rsidR="003E499B">
        <w:rPr>
          <w:rFonts w:eastAsia="Arial" w:cs="Arial"/>
          <w:color w:val="000000"/>
          <w:sz w:val="20"/>
          <w:szCs w:val="20"/>
        </w:rPr>
        <w:t>(</w:t>
      </w:r>
      <w:r w:rsidRPr="00857124" w:rsidR="003E499B">
        <w:rPr>
          <w:rFonts w:eastAsia="Calibri" w:cs="Arial"/>
          <w:color w:val="000000"/>
          <w:sz w:val="20"/>
          <w:szCs w:val="20"/>
        </w:rPr>
        <w:t>since not all characteristics of Materials are necessarily known)</w:t>
      </w:r>
      <w:r w:rsidRPr="00857124" w:rsidR="003E499B">
        <w:rPr>
          <w:rFonts w:eastAsia="Arial" w:cs="Arial"/>
          <w:color w:val="000000"/>
          <w:sz w:val="20"/>
          <w:szCs w:val="20"/>
        </w:rPr>
        <w:t xml:space="preserve"> </w:t>
      </w:r>
      <w:r w:rsidRPr="00857124" w:rsidR="00F451A1">
        <w:rPr>
          <w:rFonts w:eastAsia="Arial" w:cs="Arial"/>
          <w:color w:val="000000"/>
          <w:sz w:val="20"/>
          <w:szCs w:val="20"/>
        </w:rPr>
        <w:t xml:space="preserve">as well as </w:t>
      </w:r>
      <w:r w:rsidRPr="00857124" w:rsidR="00F451A1">
        <w:rPr>
          <w:rFonts w:cs="Arial"/>
          <w:spacing w:val="5"/>
          <w:sz w:val="20"/>
          <w:szCs w:val="20"/>
        </w:rPr>
        <w:t xml:space="preserve">any protocols that the </w:t>
      </w:r>
      <w:r w:rsidRPr="00857124" w:rsidR="000B09EB">
        <w:rPr>
          <w:rFonts w:cs="Arial"/>
          <w:sz w:val="20"/>
          <w:szCs w:val="20"/>
        </w:rPr>
        <w:t>Provider</w:t>
      </w:r>
      <w:r w:rsidRPr="00857124" w:rsidR="00F451A1">
        <w:rPr>
          <w:rFonts w:cs="Arial"/>
          <w:spacing w:val="5"/>
          <w:sz w:val="20"/>
          <w:szCs w:val="20"/>
        </w:rPr>
        <w:t xml:space="preserve"> may provide to the </w:t>
      </w:r>
      <w:r w:rsidRPr="00857124" w:rsidR="00843C1F">
        <w:rPr>
          <w:rFonts w:cs="Arial"/>
          <w:sz w:val="20"/>
          <w:szCs w:val="20"/>
        </w:rPr>
        <w:t>Recipient</w:t>
      </w:r>
      <w:r w:rsidRPr="00857124" w:rsidR="00F451A1">
        <w:rPr>
          <w:rFonts w:cs="Arial"/>
          <w:spacing w:val="5"/>
          <w:sz w:val="20"/>
          <w:szCs w:val="20"/>
        </w:rPr>
        <w:t xml:space="preserve"> </w:t>
      </w:r>
      <w:r w:rsidRPr="00857124" w:rsidR="00F451A1">
        <w:rPr>
          <w:rFonts w:cs="Arial"/>
          <w:sz w:val="20"/>
          <w:szCs w:val="20"/>
        </w:rPr>
        <w:t>concerning the</w:t>
      </w:r>
      <w:r w:rsidRPr="00857124" w:rsidR="00615BEF">
        <w:rPr>
          <w:rFonts w:cs="Arial"/>
          <w:sz w:val="20"/>
          <w:szCs w:val="20"/>
        </w:rPr>
        <w:t>ir</w:t>
      </w:r>
      <w:r w:rsidRPr="00857124" w:rsidR="00F451A1">
        <w:rPr>
          <w:rFonts w:cs="Arial"/>
          <w:sz w:val="20"/>
          <w:szCs w:val="20"/>
        </w:rPr>
        <w:t xml:space="preserve"> </w:t>
      </w:r>
      <w:r w:rsidRPr="00857124" w:rsidR="003E499B">
        <w:rPr>
          <w:rFonts w:cs="Arial"/>
          <w:sz w:val="20"/>
          <w:szCs w:val="20"/>
        </w:rPr>
        <w:t>use,</w:t>
      </w:r>
      <w:r w:rsidRPr="00857124" w:rsidR="00F451A1">
        <w:rPr>
          <w:rFonts w:cs="Arial"/>
          <w:sz w:val="20"/>
          <w:szCs w:val="20"/>
        </w:rPr>
        <w:t xml:space="preserve"> handling, storage and safety</w:t>
      </w:r>
      <w:r w:rsidRPr="00D00702" w:rsidR="00796D7E">
        <w:rPr>
          <w:rFonts w:cs="Arial"/>
          <w:sz w:val="20"/>
          <w:szCs w:val="20"/>
        </w:rPr>
        <w:t>; and</w:t>
      </w:r>
    </w:p>
    <w:p w:rsidRPr="00857124" w:rsidR="0043188A" w:rsidP="0027139E" w:rsidRDefault="0043188A" w14:paraId="34401F7E" w14:textId="77777777">
      <w:pPr>
        <w:pStyle w:val="ListParagraph"/>
        <w:rPr>
          <w:rFonts w:cs="Arial"/>
          <w:sz w:val="20"/>
          <w:szCs w:val="20"/>
        </w:rPr>
      </w:pPr>
    </w:p>
    <w:p w:rsidRPr="00D00702" w:rsidR="00796D7E" w:rsidP="00E97ADB" w:rsidRDefault="00796D7E" w14:paraId="16B9B778" w14:textId="16AF451F">
      <w:pPr>
        <w:pStyle w:val="ListParagraph"/>
        <w:widowControl/>
        <w:numPr>
          <w:ilvl w:val="0"/>
          <w:numId w:val="21"/>
        </w:numPr>
        <w:adjustRightInd/>
        <w:ind w:left="2160" w:hanging="720"/>
        <w:jc w:val="both"/>
        <w:rPr>
          <w:rFonts w:eastAsia="Calibri" w:cs="Arial"/>
          <w:color w:val="000000"/>
          <w:sz w:val="20"/>
          <w:szCs w:val="20"/>
        </w:rPr>
      </w:pPr>
      <w:r w:rsidRPr="00D00702">
        <w:rPr>
          <w:rFonts w:eastAsia="Calibri" w:cs="Arial"/>
          <w:sz w:val="20"/>
          <w:szCs w:val="20"/>
        </w:rPr>
        <w:t xml:space="preserve">to store Materials on the premises of the Recipient at the address specified at </w:t>
      </w:r>
      <w:r>
        <w:rPr>
          <w:rFonts w:eastAsia="Calibri" w:cs="Arial"/>
          <w:sz w:val="20"/>
          <w:szCs w:val="20"/>
        </w:rPr>
        <w:t>Clause 17</w:t>
      </w:r>
      <w:r w:rsidRPr="00D00702">
        <w:rPr>
          <w:rFonts w:eastAsia="Calibri" w:cs="Arial"/>
          <w:sz w:val="20"/>
          <w:szCs w:val="20"/>
        </w:rPr>
        <w:t>.1 and use Materials only in the laboratory under the direction of the Recipient’s PI or others working under his/her direct supervision</w:t>
      </w:r>
      <w:r w:rsidRPr="00D00702">
        <w:rPr>
          <w:rFonts w:cs="Arial"/>
          <w:sz w:val="20"/>
          <w:szCs w:val="20"/>
        </w:rPr>
        <w:t xml:space="preserve">. </w:t>
      </w:r>
    </w:p>
    <w:p w:rsidRPr="00D00702" w:rsidR="00796D7E" w:rsidP="00796D7E" w:rsidRDefault="00796D7E" w14:paraId="6DC03575" w14:textId="77777777">
      <w:pPr>
        <w:rPr>
          <w:rFonts w:cs="Arial"/>
          <w:sz w:val="20"/>
          <w:szCs w:val="20"/>
        </w:rPr>
      </w:pPr>
    </w:p>
    <w:p w:rsidRPr="00857124" w:rsidR="00040034" w:rsidP="0027139E" w:rsidRDefault="00985432" w14:paraId="42EBBDA2" w14:textId="51A8231C">
      <w:pPr>
        <w:ind w:left="720" w:hanging="720"/>
        <w:jc w:val="both"/>
        <w:rPr>
          <w:rFonts w:cs="Arial"/>
          <w:sz w:val="20"/>
          <w:szCs w:val="20"/>
        </w:rPr>
      </w:pPr>
      <w:r w:rsidRPr="00857124">
        <w:rPr>
          <w:rFonts w:cs="Arial"/>
          <w:sz w:val="20"/>
          <w:szCs w:val="20"/>
        </w:rPr>
        <w:t>8.</w:t>
      </w:r>
      <w:r w:rsidRPr="00D00702" w:rsidR="00796D7E">
        <w:rPr>
          <w:rFonts w:cs="Arial"/>
          <w:sz w:val="20"/>
          <w:szCs w:val="20"/>
        </w:rPr>
        <w:t>5</w:t>
      </w:r>
      <w:r w:rsidRPr="00857124" w:rsidR="00040034">
        <w:rPr>
          <w:rFonts w:cs="Arial"/>
          <w:sz w:val="20"/>
          <w:szCs w:val="20"/>
        </w:rPr>
        <w:tab/>
      </w:r>
      <w:r w:rsidRPr="00857124" w:rsidR="00040034">
        <w:rPr>
          <w:rFonts w:cs="Arial"/>
          <w:sz w:val="20"/>
          <w:szCs w:val="20"/>
        </w:rPr>
        <w:t>A</w:t>
      </w:r>
      <w:r w:rsidRPr="00857124" w:rsidR="001C69EC">
        <w:rPr>
          <w:rFonts w:cs="Arial"/>
          <w:sz w:val="20"/>
          <w:szCs w:val="20"/>
        </w:rPr>
        <w:t xml:space="preserve">t the </w:t>
      </w:r>
      <w:r w:rsidRPr="00857124" w:rsidR="000B09EB">
        <w:rPr>
          <w:rFonts w:cs="Arial"/>
          <w:sz w:val="20"/>
          <w:szCs w:val="20"/>
        </w:rPr>
        <w:t>Provider</w:t>
      </w:r>
      <w:r w:rsidRPr="00857124" w:rsidR="001C69EC">
        <w:rPr>
          <w:rFonts w:cs="Arial"/>
          <w:sz w:val="20"/>
          <w:szCs w:val="20"/>
        </w:rPr>
        <w:t xml:space="preserve">’s </w:t>
      </w:r>
      <w:r w:rsidRPr="00857124" w:rsidR="007B03C2">
        <w:rPr>
          <w:rFonts w:cs="Arial"/>
          <w:sz w:val="20"/>
          <w:szCs w:val="20"/>
        </w:rPr>
        <w:t xml:space="preserve">written </w:t>
      </w:r>
      <w:r w:rsidRPr="00857124" w:rsidR="001C69EC">
        <w:rPr>
          <w:rFonts w:cs="Arial"/>
          <w:sz w:val="20"/>
          <w:szCs w:val="20"/>
        </w:rPr>
        <w:t xml:space="preserve">request made at any time, </w:t>
      </w:r>
      <w:r w:rsidRPr="00865F9A" w:rsidR="001C69EC">
        <w:rPr>
          <w:rFonts w:cs="Arial"/>
          <w:sz w:val="20"/>
          <w:szCs w:val="20"/>
        </w:rPr>
        <w:t xml:space="preserve">and in any case upon </w:t>
      </w:r>
      <w:r w:rsidRPr="00865F9A" w:rsidR="007B03C2">
        <w:rPr>
          <w:rFonts w:cs="Arial"/>
          <w:sz w:val="20"/>
          <w:szCs w:val="20"/>
        </w:rPr>
        <w:t xml:space="preserve">expiry or </w:t>
      </w:r>
      <w:r w:rsidRPr="00865F9A" w:rsidR="001C69EC">
        <w:rPr>
          <w:rFonts w:cs="Arial"/>
          <w:sz w:val="20"/>
          <w:szCs w:val="20"/>
        </w:rPr>
        <w:t xml:space="preserve">termination of this Agreement (howsoever arising), </w:t>
      </w:r>
      <w:r w:rsidRPr="00865F9A" w:rsidR="00666C97">
        <w:rPr>
          <w:rFonts w:cs="Arial"/>
          <w:sz w:val="20"/>
          <w:szCs w:val="20"/>
        </w:rPr>
        <w:t xml:space="preserve">the </w:t>
      </w:r>
      <w:r w:rsidRPr="00865F9A" w:rsidR="00843C1F">
        <w:rPr>
          <w:rFonts w:cs="Arial"/>
          <w:sz w:val="20"/>
          <w:szCs w:val="20"/>
        </w:rPr>
        <w:t>Recipient</w:t>
      </w:r>
      <w:r w:rsidRPr="00857124" w:rsidR="00DD54AF">
        <w:rPr>
          <w:rFonts w:cs="Arial"/>
          <w:sz w:val="20"/>
          <w:szCs w:val="20"/>
        </w:rPr>
        <w:t xml:space="preserve"> shall cease all use of the </w:t>
      </w:r>
      <w:r w:rsidRPr="00857124" w:rsidR="000B09EB">
        <w:rPr>
          <w:rFonts w:cs="Arial"/>
          <w:sz w:val="20"/>
          <w:szCs w:val="20"/>
        </w:rPr>
        <w:t>Provider</w:t>
      </w:r>
      <w:r w:rsidRPr="00857124" w:rsidR="009F03B2">
        <w:rPr>
          <w:rFonts w:cs="Arial"/>
          <w:sz w:val="20"/>
          <w:szCs w:val="20"/>
        </w:rPr>
        <w:t xml:space="preserve">’s </w:t>
      </w:r>
      <w:r w:rsidRPr="00857124" w:rsidR="00040034">
        <w:rPr>
          <w:rFonts w:cs="Arial"/>
          <w:sz w:val="20"/>
          <w:szCs w:val="20"/>
        </w:rPr>
        <w:t xml:space="preserve">Subject </w:t>
      </w:r>
      <w:r w:rsidRPr="00857124" w:rsidR="00DD54AF">
        <w:rPr>
          <w:rFonts w:cs="Arial"/>
          <w:sz w:val="20"/>
          <w:szCs w:val="20"/>
        </w:rPr>
        <w:t xml:space="preserve">Data </w:t>
      </w:r>
      <w:r w:rsidRPr="00857124" w:rsidR="00040034">
        <w:rPr>
          <w:rFonts w:cs="Arial"/>
          <w:sz w:val="20"/>
          <w:szCs w:val="20"/>
        </w:rPr>
        <w:t xml:space="preserve">and/or Materials </w:t>
      </w:r>
      <w:r w:rsidRPr="00857124" w:rsidR="00DD54AF">
        <w:rPr>
          <w:rFonts w:cs="Arial"/>
          <w:sz w:val="20"/>
          <w:szCs w:val="20"/>
        </w:rPr>
        <w:t xml:space="preserve">and </w:t>
      </w:r>
      <w:r w:rsidRPr="00857124" w:rsidR="001C69EC">
        <w:rPr>
          <w:rFonts w:cs="Arial"/>
          <w:sz w:val="20"/>
          <w:szCs w:val="20"/>
        </w:rPr>
        <w:t>deliver up or destroy or return</w:t>
      </w:r>
      <w:r w:rsidRPr="00D00702" w:rsidR="00796D7E">
        <w:rPr>
          <w:rFonts w:cs="Arial"/>
          <w:sz w:val="20"/>
          <w:szCs w:val="20"/>
        </w:rPr>
        <w:t xml:space="preserve"> </w:t>
      </w:r>
      <w:r w:rsidRPr="00857124" w:rsidR="001C69EC">
        <w:rPr>
          <w:rFonts w:cs="Arial"/>
          <w:sz w:val="20"/>
          <w:szCs w:val="20"/>
        </w:rPr>
        <w:t xml:space="preserve">(at the </w:t>
      </w:r>
      <w:r w:rsidRPr="00857124" w:rsidR="000B09EB">
        <w:rPr>
          <w:rFonts w:cs="Arial"/>
          <w:sz w:val="20"/>
          <w:szCs w:val="20"/>
        </w:rPr>
        <w:t>Provider</w:t>
      </w:r>
      <w:r w:rsidRPr="00857124" w:rsidR="001C69EC">
        <w:rPr>
          <w:rFonts w:cs="Arial"/>
          <w:sz w:val="20"/>
          <w:szCs w:val="20"/>
        </w:rPr>
        <w:t>’s option</w:t>
      </w:r>
      <w:r w:rsidRPr="00857124" w:rsidR="007B03C2">
        <w:rPr>
          <w:rFonts w:cs="Arial"/>
          <w:sz w:val="20"/>
          <w:szCs w:val="20"/>
        </w:rPr>
        <w:t xml:space="preserve"> and at the </w:t>
      </w:r>
      <w:r w:rsidRPr="00857124" w:rsidR="00843C1F">
        <w:rPr>
          <w:rFonts w:cs="Arial"/>
          <w:sz w:val="20"/>
          <w:szCs w:val="20"/>
        </w:rPr>
        <w:t>Recipient</w:t>
      </w:r>
      <w:r w:rsidRPr="00857124" w:rsidR="009F03B2">
        <w:rPr>
          <w:rFonts w:cs="Arial"/>
          <w:sz w:val="20"/>
          <w:szCs w:val="20"/>
        </w:rPr>
        <w:t>’s</w:t>
      </w:r>
      <w:r w:rsidRPr="00857124" w:rsidR="007B03C2">
        <w:rPr>
          <w:rFonts w:cs="Arial"/>
          <w:sz w:val="20"/>
          <w:szCs w:val="20"/>
        </w:rPr>
        <w:t xml:space="preserve"> own cost and expense</w:t>
      </w:r>
      <w:r w:rsidRPr="00857124" w:rsidR="001C69EC">
        <w:rPr>
          <w:rFonts w:cs="Arial"/>
          <w:sz w:val="20"/>
          <w:szCs w:val="20"/>
        </w:rPr>
        <w:t>)</w:t>
      </w:r>
      <w:r w:rsidRPr="00857124" w:rsidR="00040034">
        <w:rPr>
          <w:rFonts w:cs="Arial"/>
          <w:sz w:val="20"/>
          <w:szCs w:val="20"/>
        </w:rPr>
        <w:t>:</w:t>
      </w:r>
      <w:r w:rsidRPr="00857124" w:rsidR="001C69EC">
        <w:rPr>
          <w:rFonts w:cs="Arial"/>
          <w:sz w:val="20"/>
          <w:szCs w:val="20"/>
        </w:rPr>
        <w:t xml:space="preserve"> </w:t>
      </w:r>
    </w:p>
    <w:p w:rsidRPr="00857124" w:rsidR="00040034" w:rsidP="0027139E" w:rsidRDefault="00040034" w14:paraId="12384628" w14:textId="77777777">
      <w:pPr>
        <w:ind w:left="720" w:hanging="720"/>
        <w:jc w:val="both"/>
        <w:rPr>
          <w:rFonts w:cs="Arial"/>
          <w:sz w:val="20"/>
          <w:szCs w:val="20"/>
        </w:rPr>
      </w:pPr>
    </w:p>
    <w:p w:rsidRPr="00857124" w:rsidR="001C69EC" w:rsidP="00265BC7" w:rsidRDefault="001C69EC" w14:paraId="69D2AC51" w14:textId="58C44EE6">
      <w:pPr>
        <w:pStyle w:val="ListParagraph"/>
        <w:widowControl/>
        <w:numPr>
          <w:ilvl w:val="2"/>
          <w:numId w:val="35"/>
        </w:numPr>
        <w:autoSpaceDE/>
        <w:autoSpaceDN/>
        <w:adjustRightInd/>
        <w:ind w:left="1440" w:hanging="720"/>
        <w:jc w:val="both"/>
        <w:rPr>
          <w:rFonts w:cs="Arial"/>
          <w:sz w:val="20"/>
          <w:szCs w:val="20"/>
        </w:rPr>
      </w:pPr>
      <w:r w:rsidRPr="00857124">
        <w:rPr>
          <w:rFonts w:cs="Arial"/>
          <w:sz w:val="20"/>
          <w:szCs w:val="20"/>
        </w:rPr>
        <w:t xml:space="preserve">all copies of the </w:t>
      </w:r>
      <w:r w:rsidRPr="00857124" w:rsidR="000B09EB">
        <w:rPr>
          <w:rFonts w:cs="Arial"/>
          <w:sz w:val="20"/>
          <w:szCs w:val="20"/>
        </w:rPr>
        <w:t>Provider</w:t>
      </w:r>
      <w:r w:rsidRPr="00857124">
        <w:rPr>
          <w:rFonts w:cs="Arial"/>
          <w:sz w:val="20"/>
          <w:szCs w:val="20"/>
        </w:rPr>
        <w:t xml:space="preserve">’s </w:t>
      </w:r>
      <w:r w:rsidRPr="00857124" w:rsidR="00040034">
        <w:rPr>
          <w:rFonts w:cs="Arial"/>
          <w:sz w:val="20"/>
          <w:szCs w:val="20"/>
        </w:rPr>
        <w:t xml:space="preserve">Subject </w:t>
      </w:r>
      <w:r w:rsidRPr="00857124">
        <w:rPr>
          <w:rFonts w:cs="Arial"/>
          <w:sz w:val="20"/>
          <w:szCs w:val="20"/>
        </w:rPr>
        <w:t xml:space="preserve">Data and any documents and other material in any medium in the possession, custody or control of any Handler that bear or incorporate any part of the </w:t>
      </w:r>
      <w:r w:rsidRPr="00857124" w:rsidR="000B09EB">
        <w:rPr>
          <w:rFonts w:cs="Arial"/>
          <w:sz w:val="20"/>
          <w:szCs w:val="20"/>
        </w:rPr>
        <w:t>Provider</w:t>
      </w:r>
      <w:r w:rsidRPr="00857124">
        <w:rPr>
          <w:rFonts w:cs="Arial"/>
          <w:sz w:val="20"/>
          <w:szCs w:val="20"/>
        </w:rPr>
        <w:t xml:space="preserve">’s </w:t>
      </w:r>
      <w:r w:rsidRPr="00857124" w:rsidR="00040034">
        <w:rPr>
          <w:rFonts w:cs="Arial"/>
          <w:sz w:val="20"/>
          <w:szCs w:val="20"/>
        </w:rPr>
        <w:t xml:space="preserve">Subject </w:t>
      </w:r>
      <w:r w:rsidRPr="00857124">
        <w:rPr>
          <w:rFonts w:cs="Arial"/>
          <w:sz w:val="20"/>
          <w:szCs w:val="20"/>
        </w:rPr>
        <w:t>Data</w:t>
      </w:r>
      <w:r w:rsidRPr="00857124" w:rsidR="005C10BC">
        <w:rPr>
          <w:rFonts w:cs="Arial"/>
          <w:sz w:val="20"/>
          <w:szCs w:val="20"/>
        </w:rPr>
        <w:t xml:space="preserve">. </w:t>
      </w:r>
      <w:r w:rsidRPr="00857124" w:rsidR="00DE00B4">
        <w:rPr>
          <w:rFonts w:cs="Arial"/>
          <w:sz w:val="20"/>
          <w:szCs w:val="20"/>
          <w:lang w:val="en"/>
        </w:rPr>
        <w:t xml:space="preserve">Notwithstanding the foregoing, the </w:t>
      </w:r>
      <w:r w:rsidRPr="00F1744B" w:rsidR="00843C1F">
        <w:rPr>
          <w:rFonts w:cs="Arial"/>
          <w:sz w:val="20"/>
          <w:szCs w:val="20"/>
          <w:highlight w:val="cyan"/>
        </w:rPr>
        <w:t>Recipient</w:t>
      </w:r>
      <w:r w:rsidRPr="00F1744B" w:rsidR="00DE00B4">
        <w:rPr>
          <w:rFonts w:cs="Arial"/>
          <w:sz w:val="20"/>
          <w:szCs w:val="20"/>
          <w:highlight w:val="cyan"/>
          <w:lang w:val="en"/>
        </w:rPr>
        <w:t xml:space="preserve"> may retain one (1) copy of the </w:t>
      </w:r>
      <w:r w:rsidRPr="00F1744B" w:rsidR="000B09EB">
        <w:rPr>
          <w:rFonts w:cs="Arial"/>
          <w:sz w:val="20"/>
          <w:szCs w:val="20"/>
          <w:highlight w:val="cyan"/>
        </w:rPr>
        <w:t>Provider</w:t>
      </w:r>
      <w:r w:rsidRPr="00F1744B" w:rsidR="00DE00B4">
        <w:rPr>
          <w:rFonts w:cs="Arial"/>
          <w:sz w:val="20"/>
          <w:szCs w:val="20"/>
          <w:highlight w:val="cyan"/>
          <w:lang w:val="en"/>
        </w:rPr>
        <w:t xml:space="preserve">’s Subject Data, where it is required for </w:t>
      </w:r>
      <w:r w:rsidRPr="00F1744B" w:rsidR="00DE00B4">
        <w:rPr>
          <w:rFonts w:cs="Arial"/>
          <w:sz w:val="20"/>
          <w:szCs w:val="20"/>
          <w:highlight w:val="cyan"/>
        </w:rPr>
        <w:t xml:space="preserve">any legal or business purposes, including </w:t>
      </w:r>
      <w:r w:rsidRPr="00F1744B" w:rsidR="00DE00B4">
        <w:rPr>
          <w:rFonts w:cs="Arial"/>
          <w:sz w:val="20"/>
          <w:szCs w:val="20"/>
          <w:highlight w:val="cyan"/>
          <w:lang w:val="en"/>
        </w:rPr>
        <w:t xml:space="preserve">the purpose of complying with legal and regulatory obligations, </w:t>
      </w:r>
      <w:r w:rsidRPr="00F1744B" w:rsidR="00DE00B4">
        <w:rPr>
          <w:rFonts w:cs="Arial"/>
          <w:sz w:val="20"/>
          <w:szCs w:val="20"/>
          <w:highlight w:val="cyan"/>
        </w:rPr>
        <w:t>or defending itself against any proceedings brought against it</w:t>
      </w:r>
      <w:r w:rsidRPr="00857124" w:rsidR="00DE00B4">
        <w:rPr>
          <w:rFonts w:cs="Arial"/>
          <w:sz w:val="20"/>
          <w:szCs w:val="20"/>
        </w:rPr>
        <w:t xml:space="preserve">; provided that the obligations in </w:t>
      </w:r>
      <w:r w:rsidRPr="00D00702" w:rsidR="00796D7E">
        <w:rPr>
          <w:rFonts w:cs="Arial"/>
          <w:sz w:val="20"/>
          <w:szCs w:val="20"/>
        </w:rPr>
        <w:t xml:space="preserve">this </w:t>
      </w:r>
      <w:r w:rsidRPr="00857124" w:rsidR="00DE00B4">
        <w:rPr>
          <w:rFonts w:cs="Arial"/>
          <w:sz w:val="20"/>
          <w:szCs w:val="20"/>
        </w:rPr>
        <w:t xml:space="preserve">Clause 8 </w:t>
      </w:r>
      <w:r w:rsidRPr="00857124" w:rsidR="00E723B8">
        <w:rPr>
          <w:rFonts w:cs="Arial"/>
          <w:sz w:val="20"/>
          <w:szCs w:val="20"/>
        </w:rPr>
        <w:t>(including</w:t>
      </w:r>
      <w:r w:rsidRPr="00857124" w:rsidR="007B03C2">
        <w:rPr>
          <w:rFonts w:cs="Arial"/>
          <w:sz w:val="20"/>
          <w:szCs w:val="20"/>
        </w:rPr>
        <w:t xml:space="preserve"> the confidentiality </w:t>
      </w:r>
      <w:r w:rsidRPr="00857124" w:rsidR="00E723B8">
        <w:rPr>
          <w:rFonts w:cs="Arial"/>
          <w:sz w:val="20"/>
          <w:szCs w:val="20"/>
        </w:rPr>
        <w:t xml:space="preserve">obligations) </w:t>
      </w:r>
      <w:r w:rsidRPr="00857124" w:rsidR="00DE00B4">
        <w:rPr>
          <w:rFonts w:cs="Arial"/>
          <w:sz w:val="20"/>
          <w:szCs w:val="20"/>
        </w:rPr>
        <w:t>shall continue to apply to</w:t>
      </w:r>
      <w:r w:rsidRPr="00857124" w:rsidR="007B03C2">
        <w:rPr>
          <w:rFonts w:cs="Arial"/>
          <w:sz w:val="20"/>
          <w:szCs w:val="20"/>
        </w:rPr>
        <w:t xml:space="preserve"> </w:t>
      </w:r>
      <w:r w:rsidRPr="00857124" w:rsidR="00DE00B4">
        <w:rPr>
          <w:rFonts w:cs="Arial"/>
          <w:sz w:val="20"/>
          <w:szCs w:val="20"/>
        </w:rPr>
        <w:t xml:space="preserve">any retained </w:t>
      </w:r>
      <w:r w:rsidRPr="00857124" w:rsidR="00040034">
        <w:rPr>
          <w:rFonts w:cs="Arial"/>
          <w:sz w:val="20"/>
          <w:szCs w:val="20"/>
        </w:rPr>
        <w:t xml:space="preserve">Subject </w:t>
      </w:r>
      <w:r w:rsidRPr="00857124" w:rsidR="007B03C2">
        <w:rPr>
          <w:rFonts w:cs="Arial"/>
          <w:sz w:val="20"/>
          <w:szCs w:val="20"/>
        </w:rPr>
        <w:t>Data</w:t>
      </w:r>
      <w:r w:rsidRPr="00857124" w:rsidR="00D14C30">
        <w:rPr>
          <w:rFonts w:cs="Arial"/>
          <w:sz w:val="20"/>
          <w:szCs w:val="20"/>
        </w:rPr>
        <w:t xml:space="preserve">. For the avoidance of doubt, nothing in this Agreement shall require the </w:t>
      </w:r>
      <w:r w:rsidRPr="00857124" w:rsidR="00843C1F">
        <w:rPr>
          <w:rFonts w:cs="Arial"/>
          <w:sz w:val="20"/>
          <w:szCs w:val="20"/>
        </w:rPr>
        <w:t>Recipient</w:t>
      </w:r>
      <w:r w:rsidRPr="00857124" w:rsidR="00D14C30">
        <w:rPr>
          <w:rFonts w:cs="Arial"/>
          <w:sz w:val="20"/>
          <w:szCs w:val="20"/>
        </w:rPr>
        <w:t xml:space="preserve"> to delete information located on a server as a result of the automatic back-up of data in the usual operations of the </w:t>
      </w:r>
      <w:r w:rsidRPr="00857124" w:rsidR="00843C1F">
        <w:rPr>
          <w:rFonts w:cs="Arial"/>
          <w:sz w:val="20"/>
          <w:szCs w:val="20"/>
        </w:rPr>
        <w:t>Recipient</w:t>
      </w:r>
      <w:r w:rsidRPr="00857124" w:rsidR="00D14C30">
        <w:rPr>
          <w:rFonts w:cs="Arial"/>
          <w:sz w:val="20"/>
          <w:szCs w:val="20"/>
        </w:rPr>
        <w:t>, provided that such data is not generally accessible or easily retrievable</w:t>
      </w:r>
      <w:r w:rsidRPr="00857124" w:rsidR="00615BEF">
        <w:rPr>
          <w:rFonts w:cs="Arial"/>
          <w:sz w:val="20"/>
          <w:szCs w:val="20"/>
        </w:rPr>
        <w:t>; and</w:t>
      </w:r>
      <w:r w:rsidRPr="00857124" w:rsidR="00DE00B4">
        <w:rPr>
          <w:rFonts w:cs="Arial"/>
          <w:sz w:val="20"/>
          <w:szCs w:val="20"/>
        </w:rPr>
        <w:t xml:space="preserve"> </w:t>
      </w:r>
    </w:p>
    <w:p w:rsidRPr="00857124" w:rsidR="001C69EC" w:rsidP="0027139E" w:rsidRDefault="001C69EC" w14:paraId="52297E49" w14:textId="77777777">
      <w:pPr>
        <w:pStyle w:val="BodyText"/>
        <w:spacing w:after="0"/>
        <w:ind w:left="720" w:hanging="720"/>
        <w:rPr>
          <w:rFonts w:eastAsia="Calibri" w:cs="Arial"/>
          <w:color w:val="000000"/>
          <w:sz w:val="20"/>
          <w:szCs w:val="20"/>
        </w:rPr>
      </w:pPr>
    </w:p>
    <w:p w:rsidRPr="00857124" w:rsidR="00615BEF" w:rsidP="0027139E" w:rsidRDefault="00615BEF" w14:paraId="38AAE71A" w14:textId="746CF8F6">
      <w:pPr>
        <w:pStyle w:val="BodyText"/>
        <w:spacing w:after="0"/>
        <w:ind w:left="1440" w:hanging="720"/>
        <w:jc w:val="both"/>
        <w:rPr>
          <w:rFonts w:cs="Arial"/>
          <w:sz w:val="20"/>
          <w:szCs w:val="20"/>
        </w:rPr>
      </w:pPr>
      <w:r w:rsidRPr="00857124">
        <w:rPr>
          <w:rFonts w:cs="Arial"/>
          <w:sz w:val="20"/>
          <w:szCs w:val="20"/>
        </w:rPr>
        <w:t>(b)</w:t>
      </w:r>
      <w:r w:rsidRPr="00857124">
        <w:rPr>
          <w:rFonts w:cs="Arial"/>
          <w:sz w:val="20"/>
          <w:szCs w:val="20"/>
        </w:rPr>
        <w:tab/>
      </w:r>
      <w:r w:rsidRPr="00857124">
        <w:rPr>
          <w:rFonts w:cs="Arial"/>
          <w:sz w:val="20"/>
          <w:szCs w:val="20"/>
        </w:rPr>
        <w:t xml:space="preserve">all of the </w:t>
      </w:r>
      <w:r w:rsidRPr="00857124" w:rsidR="000B09EB">
        <w:rPr>
          <w:rFonts w:cs="Arial"/>
          <w:sz w:val="20"/>
          <w:szCs w:val="20"/>
        </w:rPr>
        <w:t>Provider</w:t>
      </w:r>
      <w:r w:rsidRPr="00857124">
        <w:rPr>
          <w:rFonts w:cs="Arial"/>
          <w:sz w:val="20"/>
          <w:szCs w:val="20"/>
        </w:rPr>
        <w:t xml:space="preserve">’s Materials under the </w:t>
      </w:r>
      <w:r w:rsidRPr="00857124" w:rsidR="00843C1F">
        <w:rPr>
          <w:rFonts w:cs="Arial"/>
          <w:sz w:val="20"/>
          <w:szCs w:val="20"/>
        </w:rPr>
        <w:t>Recipient</w:t>
      </w:r>
      <w:r w:rsidRPr="00857124">
        <w:rPr>
          <w:rFonts w:cs="Arial"/>
          <w:sz w:val="20"/>
          <w:szCs w:val="20"/>
        </w:rPr>
        <w:t xml:space="preserve">’s supervision in accordance with the applicable laws and regulations, the </w:t>
      </w:r>
      <w:r w:rsidRPr="00857124" w:rsidR="00843C1F">
        <w:rPr>
          <w:rFonts w:cs="Arial"/>
          <w:sz w:val="20"/>
          <w:szCs w:val="20"/>
        </w:rPr>
        <w:t>Recipient</w:t>
      </w:r>
      <w:r w:rsidRPr="00857124">
        <w:rPr>
          <w:rFonts w:cs="Arial"/>
          <w:sz w:val="20"/>
          <w:szCs w:val="20"/>
        </w:rPr>
        <w:t xml:space="preserve">’s institutional bio-safety compliance rules and the written instructions of the </w:t>
      </w:r>
      <w:r w:rsidRPr="00857124" w:rsidR="000B09EB">
        <w:rPr>
          <w:rFonts w:cs="Arial"/>
          <w:sz w:val="20"/>
          <w:szCs w:val="20"/>
        </w:rPr>
        <w:t>Provider</w:t>
      </w:r>
      <w:r w:rsidRPr="00857124">
        <w:rPr>
          <w:rFonts w:cs="Arial"/>
          <w:sz w:val="20"/>
          <w:szCs w:val="20"/>
        </w:rPr>
        <w:t>.</w:t>
      </w:r>
    </w:p>
    <w:p w:rsidRPr="0027139E" w:rsidR="00615BEF" w:rsidP="0027139E" w:rsidRDefault="00615BEF" w14:paraId="6C9E2E17" w14:textId="77777777">
      <w:pPr>
        <w:pStyle w:val="BodyText"/>
        <w:spacing w:after="0"/>
        <w:ind w:left="720" w:hanging="720"/>
        <w:rPr>
          <w:color w:val="000000"/>
          <w:sz w:val="20"/>
          <w:highlight w:val="cyan"/>
        </w:rPr>
      </w:pPr>
    </w:p>
    <w:p w:rsidRPr="00857124" w:rsidR="00040034" w:rsidP="0027139E" w:rsidRDefault="00040034" w14:paraId="324CA800" w14:textId="106EAB41">
      <w:pPr>
        <w:pStyle w:val="BodyText"/>
        <w:spacing w:after="0"/>
        <w:ind w:left="720"/>
        <w:jc w:val="both"/>
        <w:rPr>
          <w:rFonts w:cs="Arial"/>
          <w:sz w:val="20"/>
          <w:szCs w:val="20"/>
        </w:rPr>
      </w:pPr>
      <w:r w:rsidRPr="00857124">
        <w:rPr>
          <w:rFonts w:cs="Arial"/>
          <w:sz w:val="20"/>
          <w:szCs w:val="20"/>
        </w:rPr>
        <w:t xml:space="preserve">Written confirmation of such delivery, destruction or return (as the case may be) of the </w:t>
      </w:r>
      <w:r w:rsidRPr="00857124" w:rsidR="000B09EB">
        <w:rPr>
          <w:rFonts w:cs="Arial"/>
          <w:sz w:val="20"/>
          <w:szCs w:val="20"/>
        </w:rPr>
        <w:t>Provider</w:t>
      </w:r>
      <w:r w:rsidRPr="00857124">
        <w:rPr>
          <w:rFonts w:cs="Arial"/>
          <w:sz w:val="20"/>
          <w:szCs w:val="20"/>
        </w:rPr>
        <w:t xml:space="preserve">’s Subject Data and/or </w:t>
      </w:r>
      <w:r w:rsidRPr="00857124" w:rsidR="00615BEF">
        <w:rPr>
          <w:rFonts w:cs="Arial"/>
          <w:sz w:val="20"/>
          <w:szCs w:val="20"/>
        </w:rPr>
        <w:t xml:space="preserve">Materials </w:t>
      </w:r>
      <w:r w:rsidRPr="00857124">
        <w:rPr>
          <w:rFonts w:cs="Arial"/>
          <w:sz w:val="20"/>
          <w:szCs w:val="20"/>
        </w:rPr>
        <w:t xml:space="preserve">shall be issued by the </w:t>
      </w:r>
      <w:r w:rsidRPr="00857124" w:rsidR="00843C1F">
        <w:rPr>
          <w:rFonts w:cs="Arial"/>
          <w:sz w:val="20"/>
          <w:szCs w:val="20"/>
        </w:rPr>
        <w:t>Recipient</w:t>
      </w:r>
      <w:r w:rsidRPr="00857124">
        <w:rPr>
          <w:rFonts w:cs="Arial"/>
          <w:sz w:val="20"/>
          <w:szCs w:val="20"/>
        </w:rPr>
        <w:t xml:space="preserve"> to the </w:t>
      </w:r>
      <w:r w:rsidRPr="00857124" w:rsidR="000B09EB">
        <w:rPr>
          <w:rFonts w:cs="Arial"/>
          <w:sz w:val="20"/>
          <w:szCs w:val="20"/>
        </w:rPr>
        <w:t>Provider</w:t>
      </w:r>
      <w:r w:rsidRPr="00857124">
        <w:rPr>
          <w:rFonts w:cs="Arial"/>
          <w:sz w:val="20"/>
          <w:szCs w:val="20"/>
        </w:rPr>
        <w:t>.</w:t>
      </w:r>
    </w:p>
    <w:p w:rsidRPr="00857124" w:rsidR="00040034" w:rsidP="0027139E" w:rsidRDefault="00040034" w14:paraId="4140B514" w14:textId="77777777">
      <w:pPr>
        <w:pStyle w:val="BodyText"/>
        <w:spacing w:after="0"/>
        <w:ind w:left="720" w:hanging="720"/>
        <w:rPr>
          <w:rFonts w:eastAsia="Calibri" w:cs="Arial"/>
          <w:color w:val="000000"/>
          <w:sz w:val="20"/>
          <w:szCs w:val="20"/>
        </w:rPr>
      </w:pPr>
    </w:p>
    <w:p w:rsidRPr="00857124" w:rsidR="00520DEF" w:rsidP="0027139E" w:rsidRDefault="00520DEF" w14:paraId="3FB1A40C" w14:textId="3A57D3F2">
      <w:pPr>
        <w:pStyle w:val="BodyText"/>
        <w:spacing w:after="0"/>
        <w:ind w:left="720" w:hanging="720"/>
        <w:jc w:val="both"/>
        <w:rPr>
          <w:rFonts w:cs="Arial"/>
          <w:sz w:val="20"/>
          <w:szCs w:val="20"/>
        </w:rPr>
      </w:pPr>
      <w:r w:rsidRPr="00857124">
        <w:rPr>
          <w:rFonts w:eastAsia="Calibri" w:cs="Arial"/>
          <w:color w:val="000000"/>
          <w:sz w:val="20"/>
          <w:szCs w:val="20"/>
        </w:rPr>
        <w:t>8.</w:t>
      </w:r>
      <w:r w:rsidRPr="00D00702" w:rsidR="00796D7E">
        <w:rPr>
          <w:rFonts w:eastAsia="Calibri"/>
          <w:color w:val="000000"/>
          <w:sz w:val="20"/>
          <w:szCs w:val="20"/>
        </w:rPr>
        <w:t>6</w:t>
      </w:r>
      <w:r w:rsidRPr="00857124">
        <w:rPr>
          <w:rFonts w:eastAsia="Calibri" w:cs="Arial"/>
          <w:color w:val="000000"/>
          <w:sz w:val="20"/>
          <w:szCs w:val="20"/>
        </w:rPr>
        <w:tab/>
      </w:r>
      <w:r w:rsidRPr="00857124" w:rsidR="001C69EC">
        <w:rPr>
          <w:rFonts w:eastAsia="Calibri" w:cs="Arial"/>
          <w:color w:val="000000"/>
          <w:sz w:val="20"/>
          <w:szCs w:val="20"/>
        </w:rPr>
        <w:t xml:space="preserve">The Parties acknowledge that </w:t>
      </w:r>
      <w:r w:rsidRPr="00857124" w:rsidR="003D634C">
        <w:rPr>
          <w:rFonts w:eastAsia="Calibri" w:cs="Arial"/>
          <w:color w:val="000000"/>
          <w:sz w:val="20"/>
          <w:szCs w:val="20"/>
        </w:rPr>
        <w:t xml:space="preserve">the </w:t>
      </w:r>
      <w:r w:rsidRPr="00857124" w:rsidR="003D634C">
        <w:rPr>
          <w:rFonts w:cs="Arial"/>
          <w:sz w:val="20"/>
          <w:szCs w:val="20"/>
        </w:rPr>
        <w:t>Provider</w:t>
      </w:r>
      <w:r w:rsidRPr="00857124" w:rsidR="003D634C">
        <w:rPr>
          <w:rFonts w:eastAsia="Calibri" w:cs="Arial"/>
          <w:color w:val="000000"/>
          <w:sz w:val="20"/>
          <w:szCs w:val="20"/>
        </w:rPr>
        <w:t xml:space="preserve"> retai</w:t>
      </w:r>
      <w:r w:rsidRPr="00C76E13" w:rsidR="003D634C">
        <w:rPr>
          <w:rFonts w:eastAsia="Calibri" w:cs="Arial"/>
          <w:sz w:val="20"/>
          <w:szCs w:val="20"/>
        </w:rPr>
        <w:t xml:space="preserve">ns all rights, title and interest </w:t>
      </w:r>
      <w:r w:rsidR="004336A3">
        <w:rPr>
          <w:rFonts w:eastAsia="Calibri" w:cs="Arial"/>
          <w:sz w:val="20"/>
          <w:szCs w:val="20"/>
        </w:rPr>
        <w:t xml:space="preserve">including all Intellectual Property rights in and </w:t>
      </w:r>
      <w:r w:rsidRPr="00C76E13" w:rsidR="004336A3">
        <w:rPr>
          <w:rFonts w:eastAsia="Calibri" w:cs="Arial"/>
          <w:sz w:val="20"/>
          <w:szCs w:val="20"/>
        </w:rPr>
        <w:t>to</w:t>
      </w:r>
      <w:r w:rsidRPr="00857124" w:rsidR="004336A3">
        <w:rPr>
          <w:rFonts w:eastAsia="Calibri" w:cs="Arial"/>
          <w:color w:val="000000"/>
          <w:sz w:val="20"/>
          <w:szCs w:val="20"/>
        </w:rPr>
        <w:t xml:space="preserve"> </w:t>
      </w:r>
      <w:r w:rsidRPr="00857124" w:rsidR="001C69EC">
        <w:rPr>
          <w:rFonts w:eastAsia="Calibri" w:cs="Arial"/>
          <w:color w:val="000000"/>
          <w:sz w:val="20"/>
          <w:szCs w:val="20"/>
        </w:rPr>
        <w:t xml:space="preserve">any </w:t>
      </w:r>
      <w:r w:rsidRPr="00857124" w:rsidR="001F4E89">
        <w:rPr>
          <w:rFonts w:eastAsia="Calibri" w:cs="Arial"/>
          <w:color w:val="000000"/>
          <w:sz w:val="20"/>
          <w:szCs w:val="20"/>
        </w:rPr>
        <w:t xml:space="preserve">Subject </w:t>
      </w:r>
      <w:r w:rsidRPr="00857124" w:rsidR="001C69EC">
        <w:rPr>
          <w:rFonts w:eastAsia="Calibri" w:cs="Arial"/>
          <w:color w:val="000000"/>
          <w:sz w:val="20"/>
          <w:szCs w:val="20"/>
        </w:rPr>
        <w:t xml:space="preserve">Data </w:t>
      </w:r>
      <w:r w:rsidRPr="00857124" w:rsidR="00040034">
        <w:rPr>
          <w:rFonts w:eastAsia="Calibri" w:cs="Arial"/>
          <w:color w:val="000000"/>
          <w:sz w:val="20"/>
          <w:szCs w:val="20"/>
        </w:rPr>
        <w:t xml:space="preserve">and Materials </w:t>
      </w:r>
      <w:r w:rsidRPr="00857124" w:rsidR="001C69EC">
        <w:rPr>
          <w:rFonts w:eastAsia="Calibri" w:cs="Arial"/>
          <w:color w:val="000000"/>
          <w:sz w:val="20"/>
          <w:szCs w:val="20"/>
        </w:rPr>
        <w:t xml:space="preserve">belonging to, collected by, and/or howsoever obtained by the </w:t>
      </w:r>
      <w:r w:rsidRPr="00857124" w:rsidR="000B09EB">
        <w:rPr>
          <w:rFonts w:cs="Arial"/>
          <w:sz w:val="20"/>
          <w:szCs w:val="20"/>
        </w:rPr>
        <w:t>Provider</w:t>
      </w:r>
      <w:r w:rsidRPr="00857124" w:rsidR="001C69EC">
        <w:rPr>
          <w:rFonts w:eastAsia="Calibri" w:cs="Arial"/>
          <w:color w:val="000000"/>
          <w:sz w:val="20"/>
          <w:szCs w:val="20"/>
        </w:rPr>
        <w:t>, its representatives and/or agents</w:t>
      </w:r>
      <w:r w:rsidRPr="00C76E13" w:rsidR="00AF5343">
        <w:rPr>
          <w:rFonts w:eastAsia="Calibri" w:cs="Arial"/>
          <w:sz w:val="20"/>
          <w:szCs w:val="20"/>
        </w:rPr>
        <w:t>, including any Materials incorporated or included in the Modifications</w:t>
      </w:r>
      <w:r w:rsidRPr="00C76E13" w:rsidR="001C69EC">
        <w:rPr>
          <w:rFonts w:eastAsia="Calibri" w:cs="Arial"/>
          <w:sz w:val="20"/>
          <w:szCs w:val="20"/>
        </w:rPr>
        <w:t>.</w:t>
      </w:r>
      <w:r w:rsidRPr="00C76E13" w:rsidDel="000A71FB" w:rsidR="000A71FB">
        <w:rPr>
          <w:rFonts w:eastAsia="Calibri" w:cs="Arial"/>
          <w:sz w:val="20"/>
          <w:szCs w:val="20"/>
        </w:rPr>
        <w:t xml:space="preserve"> </w:t>
      </w:r>
    </w:p>
    <w:p w:rsidRPr="00857124" w:rsidR="00520DEF" w:rsidP="004B2844" w:rsidRDefault="00520DEF" w14:paraId="1CEF497C" w14:textId="77777777">
      <w:pPr>
        <w:pStyle w:val="ListParagraph"/>
        <w:ind w:left="709"/>
        <w:jc w:val="both"/>
        <w:rPr>
          <w:rFonts w:cs="Arial"/>
          <w:sz w:val="20"/>
          <w:szCs w:val="20"/>
        </w:rPr>
      </w:pPr>
    </w:p>
    <w:p w:rsidRPr="00857124" w:rsidR="00520DEF" w:rsidP="00265BC7" w:rsidRDefault="007B03C2" w14:paraId="22E2EDD2" w14:textId="662574F2">
      <w:pPr>
        <w:pStyle w:val="ListParagraph"/>
        <w:widowControl/>
        <w:numPr>
          <w:ilvl w:val="1"/>
          <w:numId w:val="36"/>
        </w:numPr>
        <w:autoSpaceDE/>
        <w:autoSpaceDN/>
        <w:adjustRightInd/>
        <w:ind w:left="720" w:hanging="720"/>
        <w:contextualSpacing/>
        <w:jc w:val="both"/>
        <w:rPr>
          <w:rFonts w:cs="Arial"/>
          <w:sz w:val="20"/>
          <w:szCs w:val="20"/>
        </w:rPr>
      </w:pPr>
      <w:r w:rsidRPr="00857124">
        <w:rPr>
          <w:rFonts w:cs="Arial"/>
          <w:sz w:val="20"/>
          <w:szCs w:val="20"/>
        </w:rPr>
        <w:t xml:space="preserve">The </w:t>
      </w:r>
      <w:r w:rsidRPr="00857124" w:rsidR="00843C1F">
        <w:rPr>
          <w:rFonts w:cs="Arial"/>
          <w:sz w:val="20"/>
          <w:szCs w:val="20"/>
        </w:rPr>
        <w:t>Recipient</w:t>
      </w:r>
      <w:r w:rsidRPr="00857124" w:rsidR="00666D38">
        <w:rPr>
          <w:rFonts w:cs="Arial"/>
          <w:sz w:val="20"/>
          <w:szCs w:val="20"/>
        </w:rPr>
        <w:t xml:space="preserve"> </w:t>
      </w:r>
      <w:r w:rsidRPr="00857124" w:rsidR="00520DEF">
        <w:rPr>
          <w:rFonts w:cs="Arial"/>
          <w:sz w:val="20"/>
          <w:szCs w:val="20"/>
        </w:rPr>
        <w:t xml:space="preserve">shall obtain no rights (in title or otherwise) to the </w:t>
      </w:r>
      <w:r w:rsidRPr="00857124" w:rsidR="000B09EB">
        <w:rPr>
          <w:rFonts w:cs="Arial"/>
          <w:sz w:val="20"/>
          <w:szCs w:val="20"/>
        </w:rPr>
        <w:t>Provider</w:t>
      </w:r>
      <w:r w:rsidRPr="00857124">
        <w:rPr>
          <w:rFonts w:cs="Arial"/>
          <w:sz w:val="20"/>
          <w:szCs w:val="20"/>
        </w:rPr>
        <w:t xml:space="preserve">’s </w:t>
      </w:r>
      <w:r w:rsidRPr="00857124" w:rsidR="001F4E89">
        <w:rPr>
          <w:rFonts w:eastAsia="Calibri" w:cs="Arial"/>
          <w:color w:val="000000"/>
          <w:sz w:val="20"/>
          <w:szCs w:val="20"/>
        </w:rPr>
        <w:t xml:space="preserve">Subject </w:t>
      </w:r>
      <w:r w:rsidRPr="00857124" w:rsidR="00520DEF">
        <w:rPr>
          <w:rFonts w:cs="Arial"/>
          <w:sz w:val="20"/>
          <w:szCs w:val="20"/>
        </w:rPr>
        <w:t xml:space="preserve">Data </w:t>
      </w:r>
      <w:r w:rsidRPr="00857124" w:rsidR="00040034">
        <w:rPr>
          <w:rFonts w:cs="Arial"/>
          <w:sz w:val="20"/>
          <w:szCs w:val="20"/>
        </w:rPr>
        <w:t xml:space="preserve">and/or Materials </w:t>
      </w:r>
      <w:r w:rsidRPr="00857124" w:rsidR="00520DEF">
        <w:rPr>
          <w:rFonts w:cs="Arial"/>
          <w:sz w:val="20"/>
          <w:szCs w:val="20"/>
        </w:rPr>
        <w:t xml:space="preserve">other than those explicitly set forth in this Agreement. The </w:t>
      </w:r>
      <w:r w:rsidRPr="00857124" w:rsidR="00843C1F">
        <w:rPr>
          <w:rFonts w:cs="Arial"/>
          <w:sz w:val="20"/>
          <w:szCs w:val="20"/>
        </w:rPr>
        <w:t>Recipient</w:t>
      </w:r>
      <w:r w:rsidRPr="00857124" w:rsidR="00520DEF">
        <w:rPr>
          <w:rFonts w:cs="Arial"/>
          <w:sz w:val="20"/>
          <w:szCs w:val="20"/>
        </w:rPr>
        <w:t xml:space="preserve"> shall not take any action to jeopardi</w:t>
      </w:r>
      <w:r w:rsidRPr="00857124" w:rsidR="0024070E">
        <w:rPr>
          <w:rFonts w:cs="Arial"/>
          <w:sz w:val="20"/>
          <w:szCs w:val="20"/>
        </w:rPr>
        <w:t>s</w:t>
      </w:r>
      <w:r w:rsidRPr="00857124" w:rsidR="00520DEF">
        <w:rPr>
          <w:rFonts w:cs="Arial"/>
          <w:sz w:val="20"/>
          <w:szCs w:val="20"/>
        </w:rPr>
        <w:t xml:space="preserve">e, contest or challenge </w:t>
      </w:r>
      <w:r w:rsidRPr="00857124" w:rsidR="00686038">
        <w:rPr>
          <w:rFonts w:cs="Arial"/>
          <w:sz w:val="20"/>
          <w:szCs w:val="20"/>
        </w:rPr>
        <w:t xml:space="preserve">the </w:t>
      </w:r>
      <w:r w:rsidRPr="00857124" w:rsidR="000B09EB">
        <w:rPr>
          <w:rFonts w:cs="Arial"/>
          <w:sz w:val="20"/>
          <w:szCs w:val="20"/>
        </w:rPr>
        <w:t>Provider</w:t>
      </w:r>
      <w:r w:rsidRPr="00857124">
        <w:rPr>
          <w:rFonts w:cs="Arial"/>
          <w:sz w:val="20"/>
          <w:szCs w:val="20"/>
        </w:rPr>
        <w:t xml:space="preserve">’s </w:t>
      </w:r>
      <w:r w:rsidRPr="00857124" w:rsidR="00520DEF">
        <w:rPr>
          <w:rFonts w:cs="Arial"/>
          <w:sz w:val="20"/>
          <w:szCs w:val="20"/>
        </w:rPr>
        <w:t xml:space="preserve">rights </w:t>
      </w:r>
      <w:r w:rsidRPr="00857124" w:rsidR="00686038">
        <w:rPr>
          <w:rFonts w:cs="Arial"/>
          <w:sz w:val="20"/>
          <w:szCs w:val="20"/>
        </w:rPr>
        <w:t xml:space="preserve">to the same </w:t>
      </w:r>
      <w:r w:rsidRPr="00857124" w:rsidR="00520DEF">
        <w:rPr>
          <w:rFonts w:cs="Arial"/>
          <w:sz w:val="20"/>
          <w:szCs w:val="20"/>
        </w:rPr>
        <w:t>or to assist others to do so.</w:t>
      </w:r>
    </w:p>
    <w:p w:rsidRPr="00857124" w:rsidR="00520DEF" w:rsidP="00B70E1A" w:rsidRDefault="00520DEF" w14:paraId="76CA479C" w14:textId="77777777">
      <w:pPr>
        <w:pStyle w:val="ListParagraph"/>
        <w:ind w:left="709"/>
        <w:jc w:val="both"/>
        <w:rPr>
          <w:rFonts w:cs="Arial"/>
          <w:sz w:val="20"/>
          <w:szCs w:val="20"/>
        </w:rPr>
      </w:pPr>
    </w:p>
    <w:p w:rsidRPr="00D00702" w:rsidR="00796D7E" w:rsidP="00265BC7" w:rsidRDefault="00796D7E" w14:paraId="552EE86A" w14:textId="566ABE88">
      <w:pPr>
        <w:pStyle w:val="ListParagraph"/>
        <w:widowControl/>
        <w:numPr>
          <w:ilvl w:val="1"/>
          <w:numId w:val="36"/>
        </w:numPr>
        <w:autoSpaceDE/>
        <w:autoSpaceDN/>
        <w:adjustRightInd/>
        <w:ind w:left="720" w:hanging="720"/>
        <w:contextualSpacing/>
        <w:jc w:val="both"/>
        <w:rPr>
          <w:rFonts w:cs="Arial"/>
          <w:sz w:val="20"/>
          <w:szCs w:val="20"/>
          <w:lang w:val="en"/>
        </w:rPr>
      </w:pPr>
      <w:bookmarkStart w:name="_Hlk139459501" w:id="25"/>
      <w:bookmarkStart w:name="_Hlk139459466" w:id="26"/>
      <w:r w:rsidRPr="00D00702">
        <w:rPr>
          <w:rFonts w:cs="Arial"/>
          <w:sz w:val="20"/>
          <w:szCs w:val="20"/>
          <w:lang w:val="en"/>
        </w:rPr>
        <w:t xml:space="preserve">Where Materials contain </w:t>
      </w:r>
      <w:r w:rsidRPr="00796D7E">
        <w:rPr>
          <w:rFonts w:cs="Arial"/>
          <w:sz w:val="20"/>
          <w:szCs w:val="20"/>
        </w:rPr>
        <w:t>human</w:t>
      </w:r>
      <w:r w:rsidRPr="00D00702">
        <w:rPr>
          <w:rFonts w:cs="Arial"/>
          <w:sz w:val="20"/>
          <w:szCs w:val="20"/>
          <w:lang w:val="en"/>
        </w:rPr>
        <w:t xml:space="preserve"> tissue (as defined in the Human Biomedical Research Act 2015 (“</w:t>
      </w:r>
      <w:r w:rsidRPr="00D00702">
        <w:rPr>
          <w:rFonts w:cs="Arial"/>
          <w:b/>
          <w:sz w:val="20"/>
          <w:szCs w:val="20"/>
          <w:lang w:val="en"/>
        </w:rPr>
        <w:t>HBRA</w:t>
      </w:r>
      <w:r w:rsidRPr="00D00702">
        <w:rPr>
          <w:rFonts w:cs="Arial"/>
          <w:sz w:val="20"/>
          <w:szCs w:val="20"/>
          <w:lang w:val="en"/>
        </w:rPr>
        <w:t>”)), the Provider shall ensure that appropriate consents have been obtained in accordance with Section 37(5) or Section 37(8) of the HBRA relating to the supply or import of human tissues as is applicable, such that the Recipient is able to store and use the transferred Materials in compliance with Section 37(4), Section 37(6) and Section 37(</w:t>
      </w:r>
      <w:r w:rsidRPr="0027139E" w:rsidR="0075050B">
        <w:rPr>
          <w:sz w:val="20"/>
          <w:lang w:val="en"/>
        </w:rPr>
        <w:t>7</w:t>
      </w:r>
      <w:r w:rsidRPr="00D00702">
        <w:rPr>
          <w:rFonts w:cs="Arial"/>
          <w:sz w:val="20"/>
          <w:szCs w:val="20"/>
          <w:lang w:val="en"/>
        </w:rPr>
        <w:t>) of the HBRA.</w:t>
      </w:r>
      <w:bookmarkEnd w:id="25"/>
    </w:p>
    <w:bookmarkEnd w:id="26"/>
    <w:p w:rsidRPr="00D00702" w:rsidR="00796D7E" w:rsidP="00796D7E" w:rsidRDefault="00796D7E" w14:paraId="03971D87" w14:textId="77777777">
      <w:pPr>
        <w:pStyle w:val="ListParagraph"/>
        <w:ind w:left="709"/>
        <w:jc w:val="both"/>
        <w:rPr>
          <w:rFonts w:cs="Arial"/>
          <w:sz w:val="20"/>
          <w:szCs w:val="20"/>
        </w:rPr>
      </w:pPr>
    </w:p>
    <w:p w:rsidRPr="00857124" w:rsidR="001C69EC" w:rsidP="00265BC7" w:rsidRDefault="00A41AE5" w14:paraId="57BEB783" w14:textId="09B82673">
      <w:pPr>
        <w:pStyle w:val="ListParagraph"/>
        <w:widowControl/>
        <w:numPr>
          <w:ilvl w:val="1"/>
          <w:numId w:val="36"/>
        </w:numPr>
        <w:autoSpaceDE/>
        <w:autoSpaceDN/>
        <w:adjustRightInd/>
        <w:ind w:left="720" w:hanging="720"/>
        <w:contextualSpacing/>
        <w:jc w:val="both"/>
        <w:rPr>
          <w:rFonts w:eastAsia="Calibri" w:cs="Arial"/>
          <w:color w:val="000000"/>
          <w:sz w:val="20"/>
          <w:szCs w:val="20"/>
        </w:rPr>
      </w:pPr>
      <w:r w:rsidRPr="00857124">
        <w:rPr>
          <w:rFonts w:cs="Arial"/>
          <w:sz w:val="20"/>
          <w:szCs w:val="20"/>
        </w:rPr>
        <w:t xml:space="preserve">Notwithstanding anything stated in this Agreement, the </w:t>
      </w:r>
      <w:r w:rsidRPr="00857124" w:rsidR="000B09EB">
        <w:rPr>
          <w:rFonts w:cs="Arial"/>
          <w:sz w:val="20"/>
          <w:szCs w:val="20"/>
        </w:rPr>
        <w:t>Provider</w:t>
      </w:r>
      <w:r w:rsidRPr="00857124">
        <w:rPr>
          <w:rFonts w:cs="Arial"/>
          <w:sz w:val="20"/>
          <w:szCs w:val="20"/>
        </w:rPr>
        <w:t xml:space="preserve"> is not liable for any inaccuracy, incompleteness or quality of any data </w:t>
      </w:r>
      <w:r w:rsidRPr="00857124" w:rsidR="004744C2">
        <w:rPr>
          <w:rFonts w:cs="Arial"/>
          <w:sz w:val="20"/>
          <w:szCs w:val="20"/>
        </w:rPr>
        <w:t xml:space="preserve">comprised </w:t>
      </w:r>
      <w:r w:rsidRPr="00857124">
        <w:rPr>
          <w:rFonts w:cs="Arial"/>
          <w:sz w:val="20"/>
          <w:szCs w:val="20"/>
        </w:rPr>
        <w:t xml:space="preserve">in the </w:t>
      </w:r>
      <w:r w:rsidRPr="00857124" w:rsidR="000B09EB">
        <w:rPr>
          <w:rFonts w:cs="Arial"/>
          <w:sz w:val="20"/>
          <w:szCs w:val="20"/>
        </w:rPr>
        <w:t>Provider</w:t>
      </w:r>
      <w:r w:rsidRPr="00857124" w:rsidR="009F03B2">
        <w:rPr>
          <w:rFonts w:cs="Arial"/>
          <w:sz w:val="20"/>
          <w:szCs w:val="20"/>
        </w:rPr>
        <w:t xml:space="preserve">’s </w:t>
      </w:r>
      <w:r w:rsidRPr="00857124" w:rsidR="001F4E89">
        <w:rPr>
          <w:rFonts w:eastAsia="Calibri" w:cs="Arial"/>
          <w:color w:val="000000"/>
          <w:sz w:val="20"/>
          <w:szCs w:val="20"/>
        </w:rPr>
        <w:t xml:space="preserve">Subject </w:t>
      </w:r>
      <w:r w:rsidRPr="00857124">
        <w:rPr>
          <w:rFonts w:cs="Arial"/>
          <w:sz w:val="20"/>
          <w:szCs w:val="20"/>
        </w:rPr>
        <w:t>Data</w:t>
      </w:r>
      <w:r w:rsidRPr="00857124" w:rsidR="003912DE">
        <w:rPr>
          <w:rFonts w:cs="Arial"/>
          <w:sz w:val="20"/>
          <w:szCs w:val="20"/>
        </w:rPr>
        <w:t>.</w:t>
      </w:r>
      <w:r w:rsidRPr="00857124" w:rsidR="009F03B2">
        <w:rPr>
          <w:rFonts w:cs="Arial"/>
          <w:sz w:val="20"/>
          <w:szCs w:val="20"/>
        </w:rPr>
        <w:t xml:space="preserve"> </w:t>
      </w:r>
      <w:r w:rsidRPr="00857124" w:rsidR="003912DE">
        <w:rPr>
          <w:rFonts w:cs="Arial"/>
          <w:sz w:val="20"/>
          <w:szCs w:val="20"/>
        </w:rPr>
        <w:t>T</w:t>
      </w:r>
      <w:r w:rsidRPr="00857124" w:rsidR="009F03B2">
        <w:rPr>
          <w:rFonts w:cs="Arial"/>
          <w:sz w:val="20"/>
          <w:szCs w:val="20"/>
        </w:rPr>
        <w:t xml:space="preserve">he </w:t>
      </w:r>
      <w:r w:rsidRPr="00857124" w:rsidR="00843C1F">
        <w:rPr>
          <w:rFonts w:cs="Arial"/>
          <w:sz w:val="20"/>
          <w:szCs w:val="20"/>
        </w:rPr>
        <w:t>Recipient</w:t>
      </w:r>
      <w:r w:rsidRPr="00857124" w:rsidR="009F03B2">
        <w:rPr>
          <w:rFonts w:cs="Arial"/>
          <w:sz w:val="20"/>
          <w:szCs w:val="20"/>
        </w:rPr>
        <w:t xml:space="preserve"> acknowledges and agrees</w:t>
      </w:r>
      <w:r w:rsidRPr="00857124" w:rsidR="007B03C2">
        <w:rPr>
          <w:rFonts w:cs="Arial"/>
          <w:sz w:val="20"/>
          <w:szCs w:val="20"/>
        </w:rPr>
        <w:t xml:space="preserve"> </w:t>
      </w:r>
      <w:r w:rsidRPr="00857124" w:rsidR="003912DE">
        <w:rPr>
          <w:rFonts w:cs="Arial"/>
          <w:sz w:val="20"/>
          <w:szCs w:val="20"/>
        </w:rPr>
        <w:t xml:space="preserve">that </w:t>
      </w:r>
      <w:r w:rsidRPr="008405D7" w:rsidR="00796D7E">
        <w:rPr>
          <w:rFonts w:eastAsia="Calibri"/>
          <w:color w:val="000000"/>
          <w:sz w:val="20"/>
          <w:szCs w:val="20"/>
          <w:lang w:val="en-SG"/>
        </w:rPr>
        <w:t xml:space="preserve">the Provider’s </w:t>
      </w:r>
      <w:r w:rsidRPr="00857124" w:rsidR="003912DE">
        <w:rPr>
          <w:rFonts w:cs="Arial"/>
          <w:sz w:val="20"/>
          <w:szCs w:val="20"/>
        </w:rPr>
        <w:t xml:space="preserve">Subject Data and Materials </w:t>
      </w:r>
      <w:r w:rsidRPr="00857124" w:rsidR="003912DE">
        <w:rPr>
          <w:rFonts w:eastAsia="Calibri" w:cs="Arial"/>
          <w:color w:val="000000"/>
          <w:sz w:val="20"/>
          <w:szCs w:val="20"/>
          <w:lang w:eastAsia="en-US"/>
        </w:rPr>
        <w:t xml:space="preserve">are </w:t>
      </w:r>
      <w:r w:rsidRPr="00857124" w:rsidR="007B03C2">
        <w:rPr>
          <w:rFonts w:eastAsia="Calibri" w:cs="Arial"/>
          <w:color w:val="000000"/>
          <w:sz w:val="20"/>
          <w:szCs w:val="20"/>
          <w:lang w:eastAsia="en-US"/>
        </w:rPr>
        <w:t xml:space="preserve">being supplied to the </w:t>
      </w:r>
      <w:r w:rsidRPr="00857124" w:rsidR="00843C1F">
        <w:rPr>
          <w:rFonts w:cs="Arial"/>
          <w:sz w:val="20"/>
          <w:szCs w:val="20"/>
        </w:rPr>
        <w:t>Recipient</w:t>
      </w:r>
      <w:r w:rsidRPr="00857124" w:rsidR="007B03C2">
        <w:rPr>
          <w:rFonts w:eastAsia="Calibri" w:cs="Arial"/>
          <w:color w:val="000000"/>
          <w:sz w:val="20"/>
          <w:szCs w:val="20"/>
          <w:lang w:eastAsia="en-US"/>
        </w:rPr>
        <w:t xml:space="preserve"> “as is” with no warranties, express or implied, of merchantability or fitness for a particular purpose or otherwise. </w:t>
      </w:r>
      <w:r w:rsidRPr="00857124" w:rsidR="00666D38">
        <w:rPr>
          <w:rFonts w:cs="Arial"/>
          <w:sz w:val="20"/>
          <w:szCs w:val="20"/>
        </w:rPr>
        <w:t xml:space="preserve">The </w:t>
      </w:r>
      <w:r w:rsidRPr="00857124" w:rsidR="000B09EB">
        <w:rPr>
          <w:rFonts w:cs="Arial"/>
          <w:sz w:val="20"/>
          <w:szCs w:val="20"/>
        </w:rPr>
        <w:t>Provider</w:t>
      </w:r>
      <w:r w:rsidRPr="00857124" w:rsidR="00666D38">
        <w:rPr>
          <w:rFonts w:cs="Arial"/>
          <w:sz w:val="20"/>
          <w:szCs w:val="20"/>
        </w:rPr>
        <w:t xml:space="preserve"> does not represent or warrant that the use of the </w:t>
      </w:r>
      <w:r w:rsidRPr="00857124" w:rsidR="000B09EB">
        <w:rPr>
          <w:rFonts w:cs="Arial"/>
          <w:sz w:val="20"/>
          <w:szCs w:val="20"/>
        </w:rPr>
        <w:t>Provider</w:t>
      </w:r>
      <w:r w:rsidRPr="00857124" w:rsidR="00554A2E">
        <w:rPr>
          <w:rFonts w:cs="Arial"/>
          <w:sz w:val="20"/>
          <w:szCs w:val="20"/>
        </w:rPr>
        <w:t xml:space="preserve">’s </w:t>
      </w:r>
      <w:r w:rsidRPr="00857124" w:rsidR="001F4E89">
        <w:rPr>
          <w:rFonts w:eastAsia="Calibri" w:cs="Arial"/>
          <w:color w:val="000000"/>
          <w:sz w:val="20"/>
          <w:szCs w:val="20"/>
        </w:rPr>
        <w:t xml:space="preserve">Subject </w:t>
      </w:r>
      <w:r w:rsidRPr="00857124" w:rsidR="00666D38">
        <w:rPr>
          <w:rFonts w:cs="Arial"/>
          <w:sz w:val="20"/>
          <w:szCs w:val="20"/>
        </w:rPr>
        <w:t xml:space="preserve">Data </w:t>
      </w:r>
      <w:r w:rsidRPr="00857124" w:rsidR="003912DE">
        <w:rPr>
          <w:rFonts w:cs="Arial"/>
          <w:sz w:val="20"/>
          <w:szCs w:val="20"/>
        </w:rPr>
        <w:t xml:space="preserve">or Materials </w:t>
      </w:r>
      <w:r w:rsidRPr="00857124" w:rsidR="00666D38">
        <w:rPr>
          <w:rFonts w:cs="Arial"/>
          <w:sz w:val="20"/>
          <w:szCs w:val="20"/>
        </w:rPr>
        <w:t xml:space="preserve">will not infringe or violate any </w:t>
      </w:r>
      <w:r w:rsidRPr="00857124" w:rsidR="00DE00B4">
        <w:rPr>
          <w:rFonts w:cs="Arial"/>
          <w:sz w:val="20"/>
          <w:szCs w:val="20"/>
        </w:rPr>
        <w:t xml:space="preserve">Intellectual Property </w:t>
      </w:r>
      <w:r w:rsidRPr="00857124" w:rsidR="00666D38">
        <w:rPr>
          <w:rFonts w:cs="Arial"/>
          <w:sz w:val="20"/>
          <w:szCs w:val="20"/>
        </w:rPr>
        <w:t xml:space="preserve">or </w:t>
      </w:r>
      <w:r w:rsidRPr="00857124" w:rsidR="00DE00B4">
        <w:rPr>
          <w:rFonts w:cs="Arial"/>
          <w:sz w:val="20"/>
          <w:szCs w:val="20"/>
        </w:rPr>
        <w:t xml:space="preserve">other </w:t>
      </w:r>
      <w:r w:rsidRPr="00857124" w:rsidR="00666D38">
        <w:rPr>
          <w:rFonts w:cs="Arial"/>
          <w:sz w:val="20"/>
          <w:szCs w:val="20"/>
        </w:rPr>
        <w:t xml:space="preserve">proprietary rights of </w:t>
      </w:r>
      <w:r w:rsidR="004B2844">
        <w:rPr>
          <w:sz w:val="20"/>
          <w:szCs w:val="20"/>
        </w:rPr>
        <w:t>t</w:t>
      </w:r>
      <w:r w:rsidRPr="00D00702" w:rsidR="00796D7E">
        <w:rPr>
          <w:sz w:val="20"/>
          <w:szCs w:val="20"/>
        </w:rPr>
        <w:t xml:space="preserve">hird </w:t>
      </w:r>
      <w:r w:rsidR="004B2844">
        <w:rPr>
          <w:sz w:val="20"/>
          <w:szCs w:val="20"/>
        </w:rPr>
        <w:t>p</w:t>
      </w:r>
      <w:r w:rsidRPr="00D00702" w:rsidR="00796D7E">
        <w:rPr>
          <w:sz w:val="20"/>
          <w:szCs w:val="20"/>
        </w:rPr>
        <w:t>arties.</w:t>
      </w:r>
      <w:r w:rsidRPr="00857124" w:rsidR="00666D38">
        <w:rPr>
          <w:rFonts w:cs="Arial"/>
          <w:sz w:val="20"/>
          <w:szCs w:val="20"/>
        </w:rPr>
        <w:t xml:space="preserve"> </w:t>
      </w:r>
      <w:r w:rsidRPr="00857124" w:rsidR="007B03C2">
        <w:rPr>
          <w:rFonts w:eastAsia="Calibri" w:cs="Arial"/>
          <w:color w:val="000000"/>
          <w:sz w:val="20"/>
          <w:szCs w:val="20"/>
          <w:lang w:eastAsia="en-US"/>
        </w:rPr>
        <w:t xml:space="preserve">The </w:t>
      </w:r>
      <w:r w:rsidRPr="00857124" w:rsidR="00843C1F">
        <w:rPr>
          <w:rFonts w:cs="Arial"/>
          <w:sz w:val="20"/>
          <w:szCs w:val="20"/>
        </w:rPr>
        <w:t>Recipient</w:t>
      </w:r>
      <w:r w:rsidRPr="00857124" w:rsidR="007B03C2">
        <w:rPr>
          <w:rFonts w:eastAsia="Calibri" w:cs="Arial"/>
          <w:color w:val="000000"/>
          <w:sz w:val="20"/>
          <w:szCs w:val="20"/>
          <w:lang w:eastAsia="en-US"/>
        </w:rPr>
        <w:t xml:space="preserve"> </w:t>
      </w:r>
      <w:r w:rsidRPr="00857124" w:rsidR="003912DE">
        <w:rPr>
          <w:rFonts w:cs="Arial"/>
          <w:sz w:val="20"/>
          <w:szCs w:val="20"/>
        </w:rPr>
        <w:t>assumes all liability, and</w:t>
      </w:r>
      <w:r w:rsidRPr="00857124" w:rsidR="003912DE">
        <w:rPr>
          <w:rFonts w:eastAsia="Calibri" w:cs="Arial"/>
          <w:color w:val="000000"/>
          <w:sz w:val="20"/>
          <w:szCs w:val="20"/>
          <w:lang w:eastAsia="en-US"/>
        </w:rPr>
        <w:t xml:space="preserve"> </w:t>
      </w:r>
      <w:r w:rsidRPr="00857124" w:rsidR="007B03C2">
        <w:rPr>
          <w:rFonts w:eastAsia="Calibri" w:cs="Arial"/>
          <w:color w:val="000000"/>
          <w:sz w:val="20"/>
          <w:szCs w:val="20"/>
          <w:lang w:eastAsia="en-US"/>
        </w:rPr>
        <w:t xml:space="preserve">shall have no claim against the </w:t>
      </w:r>
      <w:r w:rsidRPr="00857124" w:rsidR="000B09EB">
        <w:rPr>
          <w:rFonts w:cs="Arial"/>
          <w:sz w:val="20"/>
          <w:szCs w:val="20"/>
        </w:rPr>
        <w:t>Provider</w:t>
      </w:r>
      <w:r w:rsidRPr="00857124" w:rsidR="003912DE">
        <w:rPr>
          <w:rFonts w:eastAsia="Calibri" w:cs="Arial"/>
          <w:color w:val="000000"/>
          <w:sz w:val="20"/>
          <w:szCs w:val="20"/>
          <w:lang w:eastAsia="en-US"/>
        </w:rPr>
        <w:t>,</w:t>
      </w:r>
      <w:r w:rsidRPr="00857124" w:rsidR="007B03C2">
        <w:rPr>
          <w:rFonts w:eastAsia="Calibri" w:cs="Arial"/>
          <w:color w:val="000000"/>
          <w:sz w:val="20"/>
          <w:szCs w:val="20"/>
          <w:lang w:eastAsia="en-US"/>
        </w:rPr>
        <w:t xml:space="preserve"> for any loss</w:t>
      </w:r>
      <w:r w:rsidRPr="00857124" w:rsidR="003912DE">
        <w:rPr>
          <w:rFonts w:eastAsia="Calibri" w:cs="Arial"/>
          <w:color w:val="000000"/>
          <w:sz w:val="20"/>
          <w:szCs w:val="20"/>
          <w:lang w:eastAsia="en-US"/>
        </w:rPr>
        <w:t xml:space="preserve"> or damage</w:t>
      </w:r>
      <w:r w:rsidRPr="00857124" w:rsidR="007B03C2">
        <w:rPr>
          <w:rFonts w:eastAsia="Calibri" w:cs="Arial"/>
          <w:color w:val="000000"/>
          <w:sz w:val="20"/>
          <w:szCs w:val="20"/>
          <w:lang w:eastAsia="en-US"/>
        </w:rPr>
        <w:t xml:space="preserve"> resulting from the use</w:t>
      </w:r>
      <w:r w:rsidRPr="00857124" w:rsidR="003912DE">
        <w:rPr>
          <w:rFonts w:eastAsia="Calibri" w:cs="Arial"/>
          <w:color w:val="000000"/>
          <w:sz w:val="20"/>
          <w:szCs w:val="20"/>
          <w:lang w:eastAsia="en-US"/>
        </w:rPr>
        <w:t>, application, storage, delivery, destruction or return</w:t>
      </w:r>
      <w:r w:rsidRPr="00857124" w:rsidR="007B03C2">
        <w:rPr>
          <w:rFonts w:eastAsia="Calibri" w:cs="Arial"/>
          <w:color w:val="000000"/>
          <w:sz w:val="20"/>
          <w:szCs w:val="20"/>
          <w:lang w:eastAsia="en-US"/>
        </w:rPr>
        <w:t xml:space="preserve"> of the </w:t>
      </w:r>
      <w:r w:rsidRPr="00857124" w:rsidR="000B09EB">
        <w:rPr>
          <w:rFonts w:cs="Arial"/>
          <w:sz w:val="20"/>
          <w:szCs w:val="20"/>
        </w:rPr>
        <w:t>Provider</w:t>
      </w:r>
      <w:r w:rsidRPr="00857124" w:rsidR="007B03C2">
        <w:rPr>
          <w:rFonts w:eastAsia="Calibri" w:cs="Arial"/>
          <w:color w:val="000000"/>
          <w:sz w:val="20"/>
          <w:szCs w:val="20"/>
          <w:lang w:eastAsia="en-US"/>
        </w:rPr>
        <w:t xml:space="preserve">’s </w:t>
      </w:r>
      <w:r w:rsidRPr="00857124" w:rsidR="001F4E89">
        <w:rPr>
          <w:rFonts w:eastAsia="Calibri" w:cs="Arial"/>
          <w:color w:val="000000"/>
          <w:sz w:val="20"/>
          <w:szCs w:val="20"/>
        </w:rPr>
        <w:t xml:space="preserve">Subject </w:t>
      </w:r>
      <w:r w:rsidRPr="00857124" w:rsidR="007B03C2">
        <w:rPr>
          <w:rFonts w:eastAsia="Calibri" w:cs="Arial"/>
          <w:color w:val="000000"/>
          <w:sz w:val="20"/>
          <w:szCs w:val="20"/>
          <w:lang w:eastAsia="en-US"/>
        </w:rPr>
        <w:t>Data</w:t>
      </w:r>
      <w:r w:rsidRPr="00857124" w:rsidR="003912DE">
        <w:rPr>
          <w:rFonts w:eastAsia="Calibri" w:cs="Arial"/>
          <w:color w:val="000000"/>
          <w:sz w:val="20"/>
          <w:szCs w:val="20"/>
          <w:lang w:eastAsia="en-US"/>
        </w:rPr>
        <w:t xml:space="preserve"> or Materials</w:t>
      </w:r>
      <w:r w:rsidRPr="00857124" w:rsidR="001C69EC">
        <w:rPr>
          <w:rFonts w:eastAsia="Calibri" w:cs="Arial"/>
          <w:color w:val="000000"/>
          <w:sz w:val="20"/>
          <w:szCs w:val="20"/>
        </w:rPr>
        <w:t>.</w:t>
      </w:r>
    </w:p>
    <w:p w:rsidRPr="00857124" w:rsidR="00633A36" w:rsidP="0027139E" w:rsidRDefault="00633A36" w14:paraId="69ED560F" w14:textId="77777777">
      <w:pPr>
        <w:pStyle w:val="ListParagraph"/>
        <w:rPr>
          <w:rFonts w:eastAsia="Calibri" w:cs="Arial"/>
          <w:color w:val="000000"/>
          <w:sz w:val="20"/>
          <w:szCs w:val="20"/>
        </w:rPr>
      </w:pPr>
    </w:p>
    <w:p w:rsidRPr="00857124" w:rsidR="00633A36" w:rsidP="00265BC7" w:rsidRDefault="00633A36" w14:paraId="416773D2" w14:textId="78A7C245">
      <w:pPr>
        <w:pStyle w:val="ListParagraph"/>
        <w:widowControl/>
        <w:numPr>
          <w:ilvl w:val="1"/>
          <w:numId w:val="36"/>
        </w:numPr>
        <w:autoSpaceDE/>
        <w:autoSpaceDN/>
        <w:adjustRightInd/>
        <w:ind w:left="720" w:hanging="720"/>
        <w:contextualSpacing/>
        <w:jc w:val="both"/>
        <w:rPr>
          <w:rFonts w:eastAsia="Times New Roman" w:cs="Arial"/>
          <w:sz w:val="20"/>
          <w:szCs w:val="20"/>
          <w:lang w:val="en-US" w:eastAsia="en-US"/>
        </w:rPr>
      </w:pPr>
      <w:r w:rsidRPr="00857124">
        <w:rPr>
          <w:rFonts w:eastAsia="Calibri" w:cs="Arial"/>
          <w:color w:val="000000"/>
          <w:sz w:val="20"/>
          <w:szCs w:val="20"/>
        </w:rPr>
        <w:t xml:space="preserve">For the avoidance of </w:t>
      </w:r>
      <w:r w:rsidRPr="0027139E">
        <w:rPr>
          <w:sz w:val="20"/>
        </w:rPr>
        <w:t>doubt</w:t>
      </w:r>
      <w:r w:rsidRPr="00857124">
        <w:rPr>
          <w:rFonts w:eastAsia="Calibri" w:cs="Arial"/>
          <w:color w:val="000000"/>
          <w:sz w:val="20"/>
          <w:szCs w:val="20"/>
        </w:rPr>
        <w:t xml:space="preserve">, the confidentiality obligations and exceptions of Clause 7 do not apply to Subject Data and the Parties agree that the </w:t>
      </w:r>
      <w:r w:rsidRPr="00857124" w:rsidR="00843C1F">
        <w:rPr>
          <w:rFonts w:cs="Arial"/>
          <w:sz w:val="20"/>
          <w:szCs w:val="20"/>
        </w:rPr>
        <w:t>Recipient</w:t>
      </w:r>
      <w:r w:rsidRPr="00857124">
        <w:rPr>
          <w:rFonts w:eastAsia="Calibri" w:cs="Arial"/>
          <w:color w:val="000000"/>
          <w:sz w:val="20"/>
          <w:szCs w:val="20"/>
        </w:rPr>
        <w:t xml:space="preserve"> shall keep the </w:t>
      </w:r>
      <w:r w:rsidRPr="00857124" w:rsidR="000B09EB">
        <w:rPr>
          <w:rFonts w:cs="Arial"/>
          <w:sz w:val="20"/>
          <w:szCs w:val="20"/>
        </w:rPr>
        <w:t>Provider</w:t>
      </w:r>
      <w:r w:rsidRPr="00857124">
        <w:rPr>
          <w:rFonts w:eastAsia="Calibri" w:cs="Arial"/>
          <w:color w:val="000000"/>
          <w:sz w:val="20"/>
          <w:szCs w:val="20"/>
        </w:rPr>
        <w:t xml:space="preserve">’s Subject Data in confidence for as long as it retains such Subject Data. In the event of any inconsistency between the terms of Clause 8 and any other terms of </w:t>
      </w:r>
      <w:r w:rsidR="00532536">
        <w:rPr>
          <w:rFonts w:eastAsia="Calibri" w:cs="Arial"/>
          <w:color w:val="000000"/>
          <w:sz w:val="20"/>
          <w:szCs w:val="20"/>
        </w:rPr>
        <w:t xml:space="preserve">this Agreement, </w:t>
      </w:r>
      <w:r w:rsidRPr="00857124">
        <w:rPr>
          <w:rFonts w:eastAsia="Calibri" w:cs="Arial"/>
          <w:color w:val="000000"/>
          <w:sz w:val="20"/>
          <w:szCs w:val="20"/>
        </w:rPr>
        <w:t>Clause 8 shall have precedence over and supersede the other terms of this Agreement to the extent of the inconsistency in relation to Subject Data and Materials.</w:t>
      </w:r>
    </w:p>
    <w:p w:rsidRPr="00857124" w:rsidR="00DE00B4" w:rsidP="006121D4" w:rsidRDefault="00DE00B4" w14:paraId="1A70F35D" w14:textId="77777777">
      <w:pPr>
        <w:pStyle w:val="BodyText"/>
        <w:spacing w:after="0"/>
        <w:ind w:left="720"/>
        <w:jc w:val="both"/>
        <w:rPr>
          <w:rFonts w:eastAsia="Times New Roman" w:cs="Arial"/>
          <w:sz w:val="20"/>
          <w:szCs w:val="20"/>
        </w:rPr>
      </w:pPr>
    </w:p>
    <w:p w:rsidRPr="00857124" w:rsidR="00ED006F" w:rsidP="00E97ADB" w:rsidRDefault="00ED006F" w14:paraId="05CAABB1" w14:textId="78812372">
      <w:pPr>
        <w:pStyle w:val="Style8"/>
        <w:widowControl/>
        <w:numPr>
          <w:ilvl w:val="0"/>
          <w:numId w:val="6"/>
        </w:numPr>
        <w:tabs>
          <w:tab w:val="clear" w:pos="1080"/>
          <w:tab w:val="left" w:pos="720"/>
        </w:tabs>
        <w:ind w:left="720"/>
        <w:rPr>
          <w:rStyle w:val="FontStyle13"/>
          <w:sz w:val="20"/>
          <w:szCs w:val="20"/>
          <w:lang w:eastAsia="en-US"/>
        </w:rPr>
      </w:pPr>
      <w:r w:rsidRPr="00857124">
        <w:rPr>
          <w:rStyle w:val="FontStyle13"/>
          <w:sz w:val="20"/>
          <w:szCs w:val="20"/>
          <w:lang w:eastAsia="en-US"/>
        </w:rPr>
        <w:t>INTELLECTUAL PROPERTY</w:t>
      </w:r>
    </w:p>
    <w:p w:rsidRPr="00857124" w:rsidR="00ED006F" w:rsidP="00FE1A98" w:rsidRDefault="00ED006F" w14:paraId="4B296A3C" w14:textId="77777777">
      <w:pPr>
        <w:pStyle w:val="Style8"/>
        <w:widowControl/>
        <w:tabs>
          <w:tab w:val="left" w:pos="720"/>
        </w:tabs>
        <w:rPr>
          <w:rStyle w:val="FontStyle13"/>
          <w:sz w:val="20"/>
          <w:szCs w:val="20"/>
          <w:lang w:eastAsia="en-US"/>
        </w:rPr>
      </w:pPr>
    </w:p>
    <w:p w:rsidRPr="00857124" w:rsidR="00100205" w:rsidP="00265BC7" w:rsidRDefault="00100205" w14:paraId="0EDD5DD6" w14:textId="43F4F5B5">
      <w:pPr>
        <w:pStyle w:val="Heading9"/>
        <w:keepNext/>
        <w:widowControl/>
        <w:numPr>
          <w:ilvl w:val="1"/>
          <w:numId w:val="32"/>
        </w:numPr>
        <w:autoSpaceDE/>
        <w:adjustRightInd/>
        <w:spacing w:before="0" w:after="0"/>
        <w:ind w:left="720" w:hanging="720"/>
        <w:jc w:val="both"/>
        <w:rPr>
          <w:rFonts w:ascii="Arial" w:hAnsi="Arial" w:cs="Arial"/>
          <w:b/>
          <w:sz w:val="20"/>
          <w:szCs w:val="20"/>
        </w:rPr>
      </w:pPr>
      <w:r w:rsidRPr="00857124">
        <w:rPr>
          <w:rStyle w:val="FontStyle14"/>
          <w:sz w:val="20"/>
          <w:szCs w:val="20"/>
        </w:rPr>
        <w:t xml:space="preserve">All rights, title and interest </w:t>
      </w:r>
      <w:r w:rsidR="004336A3">
        <w:rPr>
          <w:rStyle w:val="FontStyle14"/>
          <w:sz w:val="20"/>
          <w:szCs w:val="20"/>
        </w:rPr>
        <w:t xml:space="preserve">in and </w:t>
      </w:r>
      <w:r w:rsidRPr="00857124">
        <w:rPr>
          <w:rStyle w:val="FontStyle14"/>
          <w:sz w:val="20"/>
          <w:szCs w:val="20"/>
        </w:rPr>
        <w:t xml:space="preserve">to </w:t>
      </w:r>
      <w:r w:rsidRPr="00857124">
        <w:rPr>
          <w:rFonts w:ascii="Arial" w:hAnsi="Arial" w:cs="Arial"/>
          <w:sz w:val="20"/>
          <w:szCs w:val="20"/>
        </w:rPr>
        <w:t>Background IP</w:t>
      </w:r>
      <w:r w:rsidR="00FE2C56">
        <w:rPr>
          <w:rFonts w:ascii="Arial" w:hAnsi="Arial" w:cs="Arial"/>
          <w:sz w:val="20"/>
          <w:szCs w:val="20"/>
        </w:rPr>
        <w:t xml:space="preserve">, Confidential </w:t>
      </w:r>
      <w:r w:rsidRPr="00865F9A" w:rsidR="00FE2C56">
        <w:rPr>
          <w:rFonts w:ascii="Arial" w:hAnsi="Arial" w:cs="Arial"/>
          <w:sz w:val="20"/>
          <w:szCs w:val="20"/>
        </w:rPr>
        <w:t>Information</w:t>
      </w:r>
      <w:r w:rsidRPr="00865F9A" w:rsidR="00CF4CE2">
        <w:rPr>
          <w:rFonts w:ascii="Arial" w:hAnsi="Arial" w:cs="Arial"/>
          <w:sz w:val="20"/>
          <w:szCs w:val="20"/>
        </w:rPr>
        <w:t xml:space="preserve"> (including Subject Data) and </w:t>
      </w:r>
      <w:r w:rsidRPr="00865F9A" w:rsidR="004336A3">
        <w:rPr>
          <w:rFonts w:ascii="Arial" w:hAnsi="Arial" w:cs="Arial"/>
          <w:sz w:val="20"/>
          <w:szCs w:val="20"/>
        </w:rPr>
        <w:t xml:space="preserve">all Intellectual Property rights in and to </w:t>
      </w:r>
      <w:r w:rsidRPr="00865F9A" w:rsidR="00CF4CE2">
        <w:rPr>
          <w:rFonts w:ascii="Arial" w:hAnsi="Arial" w:cs="Arial"/>
          <w:sz w:val="20"/>
          <w:szCs w:val="20"/>
        </w:rPr>
        <w:t>Materials</w:t>
      </w:r>
      <w:r w:rsidRPr="00865F9A">
        <w:rPr>
          <w:rFonts w:ascii="Arial" w:hAnsi="Arial" w:cs="Arial"/>
          <w:sz w:val="20"/>
          <w:szCs w:val="20"/>
        </w:rPr>
        <w:t xml:space="preserve"> </w:t>
      </w:r>
      <w:r w:rsidRPr="00865F9A">
        <w:rPr>
          <w:rStyle w:val="FontStyle14"/>
          <w:sz w:val="20"/>
          <w:szCs w:val="20"/>
        </w:rPr>
        <w:t>shall remain</w:t>
      </w:r>
      <w:r w:rsidRPr="00857124">
        <w:rPr>
          <w:rFonts w:ascii="Arial" w:hAnsi="Arial" w:cs="Arial"/>
          <w:sz w:val="20"/>
          <w:szCs w:val="20"/>
        </w:rPr>
        <w:t xml:space="preserve"> with the Party introducing or disclosing the same and shall remain unfettered by this Agreement. Each Party grants to the other Part</w:t>
      </w:r>
      <w:r w:rsidRPr="00857124" w:rsidR="009B52C5">
        <w:rPr>
          <w:rFonts w:ascii="Arial" w:hAnsi="Arial" w:cs="Arial"/>
          <w:sz w:val="20"/>
          <w:szCs w:val="20"/>
        </w:rPr>
        <w:t>y</w:t>
      </w:r>
      <w:r w:rsidRPr="00857124">
        <w:rPr>
          <w:rFonts w:ascii="Arial" w:hAnsi="Arial" w:cs="Arial"/>
          <w:sz w:val="20"/>
          <w:szCs w:val="20"/>
        </w:rPr>
        <w:t xml:space="preserve"> the right to use its Background IP</w:t>
      </w:r>
      <w:r w:rsidR="00560109">
        <w:rPr>
          <w:rFonts w:ascii="Arial" w:hAnsi="Arial" w:cs="Arial"/>
          <w:sz w:val="20"/>
          <w:szCs w:val="20"/>
        </w:rPr>
        <w:t>, Confidential Information</w:t>
      </w:r>
      <w:r w:rsidR="00533D71">
        <w:rPr>
          <w:rFonts w:ascii="Arial" w:hAnsi="Arial" w:cs="Arial"/>
          <w:sz w:val="20"/>
          <w:szCs w:val="20"/>
        </w:rPr>
        <w:t xml:space="preserve"> </w:t>
      </w:r>
      <w:r w:rsidR="00CF4CE2">
        <w:rPr>
          <w:rFonts w:ascii="Arial" w:hAnsi="Arial" w:cs="Arial"/>
          <w:sz w:val="20"/>
          <w:szCs w:val="20"/>
        </w:rPr>
        <w:t>(including Subject Data) and Materials</w:t>
      </w:r>
      <w:r w:rsidR="006D30ED">
        <w:rPr>
          <w:rFonts w:ascii="Arial" w:hAnsi="Arial" w:cs="Arial"/>
          <w:sz w:val="20"/>
          <w:szCs w:val="20"/>
        </w:rPr>
        <w:t xml:space="preserve"> </w:t>
      </w:r>
      <w:r w:rsidRPr="00857124">
        <w:rPr>
          <w:rFonts w:ascii="Arial" w:hAnsi="Arial" w:cs="Arial"/>
          <w:sz w:val="20"/>
          <w:szCs w:val="20"/>
        </w:rPr>
        <w:t>for the purposes of the Project during the Term and for no other purposes except as provided in this Agreement.</w:t>
      </w:r>
    </w:p>
    <w:p w:rsidRPr="00857124" w:rsidR="00100205" w:rsidP="00FE1A98" w:rsidRDefault="00100205" w14:paraId="5D658CA5" w14:textId="77777777">
      <w:pPr>
        <w:ind w:left="720" w:hanging="720"/>
        <w:jc w:val="both"/>
        <w:rPr>
          <w:rFonts w:cs="Arial"/>
          <w:sz w:val="20"/>
          <w:szCs w:val="20"/>
        </w:rPr>
      </w:pPr>
    </w:p>
    <w:p w:rsidRPr="00857124" w:rsidR="00100205" w:rsidP="0027139E" w:rsidRDefault="004B2844" w14:paraId="1BD16EBC" w14:textId="032053ED">
      <w:pPr>
        <w:pStyle w:val="Heading9"/>
        <w:keepNext/>
        <w:widowControl/>
        <w:tabs>
          <w:tab w:val="num" w:pos="720"/>
        </w:tabs>
        <w:autoSpaceDE/>
        <w:adjustRightInd/>
        <w:spacing w:before="0" w:after="0"/>
        <w:ind w:left="720" w:hanging="720"/>
        <w:jc w:val="both"/>
        <w:rPr>
          <w:rStyle w:val="FontStyle14"/>
          <w:sz w:val="20"/>
          <w:szCs w:val="20"/>
        </w:rPr>
      </w:pPr>
      <w:r>
        <w:rPr>
          <w:rFonts w:ascii="Arial" w:hAnsi="Arial" w:cs="Arial"/>
          <w:sz w:val="20"/>
          <w:szCs w:val="20"/>
        </w:rPr>
        <w:t>9.2</w:t>
      </w:r>
      <w:r>
        <w:rPr>
          <w:rFonts w:ascii="Arial" w:hAnsi="Arial" w:cs="Arial"/>
          <w:sz w:val="20"/>
          <w:szCs w:val="20"/>
        </w:rPr>
        <w:tab/>
      </w:r>
      <w:r w:rsidR="004336A3">
        <w:rPr>
          <w:rFonts w:ascii="Arial" w:hAnsi="Arial" w:cs="Arial"/>
          <w:sz w:val="20"/>
          <w:szCs w:val="20"/>
        </w:rPr>
        <w:t xml:space="preserve">Each Party shall </w:t>
      </w:r>
      <w:r w:rsidRPr="0098550D" w:rsidR="004336A3">
        <w:rPr>
          <w:rFonts w:ascii="Arial" w:hAnsi="Arial" w:cs="Arial"/>
          <w:sz w:val="20"/>
          <w:szCs w:val="20"/>
        </w:rPr>
        <w:t xml:space="preserve">be entitled to an </w:t>
      </w:r>
      <w:r w:rsidRPr="008E5D57" w:rsidR="004336A3">
        <w:rPr>
          <w:rFonts w:ascii="Arial" w:hAnsi="Arial" w:cs="Arial"/>
          <w:sz w:val="20"/>
          <w:szCs w:val="20"/>
          <w:highlight w:val="cyan"/>
        </w:rPr>
        <w:t xml:space="preserve">equal undivided share in all rights, title and interest including all Intellectual Property rights in and to the </w:t>
      </w:r>
      <w:r w:rsidRPr="008E5D57" w:rsidR="004336A3">
        <w:rPr>
          <w:rStyle w:val="FontStyle14"/>
          <w:sz w:val="20"/>
          <w:szCs w:val="20"/>
          <w:highlight w:val="cyan"/>
        </w:rPr>
        <w:t>Foreground Results</w:t>
      </w:r>
      <w:r w:rsidRPr="00857124" w:rsidR="004336A3">
        <w:rPr>
          <w:rStyle w:val="FontStyle14"/>
          <w:sz w:val="20"/>
          <w:szCs w:val="20"/>
        </w:rPr>
        <w:t>.</w:t>
      </w:r>
      <w:r w:rsidR="004336A3">
        <w:rPr>
          <w:rStyle w:val="FontStyle14"/>
          <w:sz w:val="20"/>
          <w:szCs w:val="20"/>
        </w:rPr>
        <w:t xml:space="preserve"> </w:t>
      </w:r>
      <w:r w:rsidRPr="00857124" w:rsidR="00100205">
        <w:rPr>
          <w:rStyle w:val="FontStyle14"/>
          <w:sz w:val="20"/>
          <w:szCs w:val="20"/>
        </w:rPr>
        <w:t xml:space="preserve">Each Party shall promptly and fully disclose to the other Party all </w:t>
      </w:r>
      <w:r w:rsidRPr="00857124" w:rsidR="009B38F6">
        <w:rPr>
          <w:rStyle w:val="FontStyle14"/>
          <w:sz w:val="20"/>
          <w:szCs w:val="20"/>
        </w:rPr>
        <w:t xml:space="preserve">Foreground </w:t>
      </w:r>
      <w:r w:rsidRPr="00857124" w:rsidR="0071417C">
        <w:rPr>
          <w:rStyle w:val="FontStyle14"/>
          <w:sz w:val="20"/>
          <w:szCs w:val="20"/>
        </w:rPr>
        <w:t>Results</w:t>
      </w:r>
      <w:r w:rsidRPr="00857124" w:rsidDel="0071417C" w:rsidR="0071417C">
        <w:rPr>
          <w:rStyle w:val="FontStyle14"/>
          <w:sz w:val="20"/>
          <w:szCs w:val="20"/>
        </w:rPr>
        <w:t xml:space="preserve"> </w:t>
      </w:r>
      <w:r w:rsidRPr="00857124" w:rsidR="00100205">
        <w:rPr>
          <w:rStyle w:val="FontStyle14"/>
          <w:sz w:val="20"/>
          <w:szCs w:val="20"/>
        </w:rPr>
        <w:t xml:space="preserve">and shall identify and maintain records of </w:t>
      </w:r>
      <w:r w:rsidRPr="00857124" w:rsidR="009B38F6">
        <w:rPr>
          <w:rStyle w:val="FontStyle14"/>
          <w:sz w:val="20"/>
          <w:szCs w:val="20"/>
        </w:rPr>
        <w:t xml:space="preserve">Foreground </w:t>
      </w:r>
      <w:r w:rsidRPr="00857124" w:rsidR="0071417C">
        <w:rPr>
          <w:rStyle w:val="FontStyle14"/>
          <w:sz w:val="20"/>
          <w:szCs w:val="20"/>
        </w:rPr>
        <w:t>Results</w:t>
      </w:r>
      <w:r w:rsidR="0043264F">
        <w:rPr>
          <w:rStyle w:val="FontStyle14"/>
          <w:sz w:val="20"/>
          <w:szCs w:val="20"/>
        </w:rPr>
        <w:t>. A</w:t>
      </w:r>
      <w:r w:rsidRPr="00857124" w:rsidR="00100205">
        <w:rPr>
          <w:rStyle w:val="FontStyle14"/>
          <w:sz w:val="20"/>
          <w:szCs w:val="20"/>
        </w:rPr>
        <w:t xml:space="preserve"> copy of all such records shall be promptly provided to the other Party. Such records shall be considered Confidential Information hereunder. </w:t>
      </w:r>
    </w:p>
    <w:p w:rsidRPr="00857124" w:rsidR="00100205" w:rsidP="0027139E" w:rsidRDefault="00100205" w14:paraId="4C91DF23" w14:textId="77777777">
      <w:pPr>
        <w:pStyle w:val="Heading9"/>
        <w:keepNext/>
        <w:widowControl/>
        <w:autoSpaceDE/>
        <w:adjustRightInd/>
        <w:spacing w:before="0" w:after="0"/>
        <w:ind w:left="720"/>
        <w:jc w:val="both"/>
        <w:rPr>
          <w:rStyle w:val="FontStyle14"/>
          <w:sz w:val="20"/>
          <w:szCs w:val="20"/>
        </w:rPr>
      </w:pPr>
    </w:p>
    <w:p w:rsidR="003C6364" w:rsidP="00265BC7" w:rsidRDefault="00100205" w14:paraId="2420300A" w14:textId="628FFE0A">
      <w:pPr>
        <w:pStyle w:val="Heading9"/>
        <w:keepNext/>
        <w:widowControl/>
        <w:numPr>
          <w:ilvl w:val="1"/>
          <w:numId w:val="37"/>
        </w:numPr>
        <w:autoSpaceDE/>
        <w:adjustRightInd/>
        <w:spacing w:before="0" w:after="0"/>
        <w:ind w:left="720" w:hanging="720"/>
        <w:jc w:val="both"/>
        <w:rPr>
          <w:rStyle w:val="FontStyle14"/>
          <w:sz w:val="20"/>
          <w:szCs w:val="20"/>
        </w:rPr>
      </w:pPr>
      <w:r w:rsidRPr="00857124">
        <w:rPr>
          <w:rStyle w:val="FontStyle14"/>
          <w:sz w:val="20"/>
          <w:szCs w:val="20"/>
        </w:rPr>
        <w:t xml:space="preserve">Each Party represents, warrants and covenants that </w:t>
      </w:r>
      <w:r w:rsidRPr="00857124" w:rsidR="00E642DD">
        <w:rPr>
          <w:rStyle w:val="FontStyle14"/>
          <w:sz w:val="20"/>
          <w:szCs w:val="20"/>
        </w:rPr>
        <w:t xml:space="preserve">in respect of </w:t>
      </w:r>
      <w:r w:rsidRPr="00857124">
        <w:rPr>
          <w:rStyle w:val="FontStyle14"/>
          <w:sz w:val="20"/>
          <w:szCs w:val="20"/>
        </w:rPr>
        <w:t xml:space="preserve">any </w:t>
      </w:r>
      <w:r w:rsidRPr="00857124" w:rsidR="009B38F6">
        <w:rPr>
          <w:rStyle w:val="FontStyle14"/>
          <w:sz w:val="20"/>
          <w:szCs w:val="20"/>
        </w:rPr>
        <w:t xml:space="preserve">Foreground </w:t>
      </w:r>
      <w:r w:rsidRPr="00857124" w:rsidR="0071417C">
        <w:rPr>
          <w:rStyle w:val="FontStyle14"/>
          <w:sz w:val="20"/>
          <w:szCs w:val="20"/>
        </w:rPr>
        <w:t>Results</w:t>
      </w:r>
      <w:r w:rsidRPr="00857124" w:rsidDel="0071417C" w:rsidR="0071417C">
        <w:rPr>
          <w:rStyle w:val="FontStyle14"/>
          <w:sz w:val="20"/>
          <w:szCs w:val="20"/>
        </w:rPr>
        <w:t xml:space="preserve"> </w:t>
      </w:r>
      <w:r w:rsidRPr="00857124" w:rsidR="00E642DD">
        <w:rPr>
          <w:rStyle w:val="FontStyle14"/>
          <w:sz w:val="20"/>
          <w:szCs w:val="20"/>
        </w:rPr>
        <w:t xml:space="preserve">created by </w:t>
      </w:r>
      <w:r w:rsidRPr="00857124" w:rsidR="0052251C">
        <w:rPr>
          <w:rStyle w:val="FontStyle14"/>
          <w:sz w:val="20"/>
          <w:szCs w:val="20"/>
        </w:rPr>
        <w:t>its</w:t>
      </w:r>
      <w:r w:rsidRPr="00857124" w:rsidR="00E642DD">
        <w:rPr>
          <w:rStyle w:val="FontStyle14"/>
          <w:sz w:val="20"/>
          <w:szCs w:val="20"/>
        </w:rPr>
        <w:t xml:space="preserve"> respective </w:t>
      </w:r>
      <w:r w:rsidRPr="00857124" w:rsidR="00292798">
        <w:rPr>
          <w:rStyle w:val="FontStyle14"/>
          <w:sz w:val="20"/>
          <w:szCs w:val="20"/>
        </w:rPr>
        <w:t>Authorised Representatives</w:t>
      </w:r>
      <w:r w:rsidRPr="00857124" w:rsidR="00E642DD">
        <w:rPr>
          <w:rStyle w:val="FontStyle14"/>
          <w:sz w:val="20"/>
          <w:szCs w:val="20"/>
        </w:rPr>
        <w:t xml:space="preserve">, the Foreground Results </w:t>
      </w:r>
      <w:r w:rsidRPr="00857124">
        <w:rPr>
          <w:rStyle w:val="FontStyle14"/>
          <w:sz w:val="20"/>
          <w:szCs w:val="20"/>
        </w:rPr>
        <w:t xml:space="preserve">will be created by </w:t>
      </w:r>
      <w:r w:rsidRPr="00857124" w:rsidR="0052251C">
        <w:rPr>
          <w:rStyle w:val="FontStyle14"/>
          <w:sz w:val="20"/>
          <w:szCs w:val="20"/>
        </w:rPr>
        <w:t>its</w:t>
      </w:r>
      <w:r w:rsidRPr="00857124">
        <w:rPr>
          <w:rStyle w:val="FontStyle14"/>
          <w:sz w:val="20"/>
          <w:szCs w:val="20"/>
        </w:rPr>
        <w:t xml:space="preserve"> respective </w:t>
      </w:r>
      <w:r w:rsidRPr="00857124" w:rsidR="00292798">
        <w:rPr>
          <w:rStyle w:val="FontStyle14"/>
          <w:sz w:val="20"/>
          <w:szCs w:val="20"/>
        </w:rPr>
        <w:t xml:space="preserve">Authorised Representatives </w:t>
      </w:r>
      <w:r w:rsidRPr="00857124">
        <w:rPr>
          <w:rStyle w:val="FontStyle14"/>
          <w:sz w:val="20"/>
          <w:szCs w:val="20"/>
        </w:rPr>
        <w:t xml:space="preserve">acting </w:t>
      </w:r>
      <w:r w:rsidR="00724579">
        <w:rPr>
          <w:rStyle w:val="FontStyle14"/>
          <w:sz w:val="20"/>
          <w:szCs w:val="20"/>
        </w:rPr>
        <w:t>either</w:t>
      </w:r>
      <w:r w:rsidR="003C6364">
        <w:rPr>
          <w:rStyle w:val="FontStyle14"/>
          <w:sz w:val="20"/>
          <w:szCs w:val="20"/>
        </w:rPr>
        <w:t>:</w:t>
      </w:r>
    </w:p>
    <w:p w:rsidR="003C6364" w:rsidP="0027139E" w:rsidRDefault="003C6364" w14:paraId="00B41EF8" w14:textId="77777777">
      <w:pPr>
        <w:pStyle w:val="Heading9"/>
        <w:keepNext/>
        <w:widowControl/>
        <w:autoSpaceDE/>
        <w:adjustRightInd/>
        <w:spacing w:before="0" w:after="0"/>
        <w:ind w:left="720"/>
        <w:jc w:val="both"/>
        <w:rPr>
          <w:rStyle w:val="FontStyle14"/>
          <w:sz w:val="20"/>
          <w:szCs w:val="20"/>
        </w:rPr>
      </w:pPr>
    </w:p>
    <w:p w:rsidR="003C6364" w:rsidP="00265BC7" w:rsidRDefault="00100205" w14:paraId="5D8B401B" w14:textId="07552282">
      <w:pPr>
        <w:pStyle w:val="Heading9"/>
        <w:keepNext/>
        <w:widowControl/>
        <w:numPr>
          <w:ilvl w:val="2"/>
          <w:numId w:val="33"/>
        </w:numPr>
        <w:autoSpaceDE/>
        <w:adjustRightInd/>
        <w:spacing w:before="0" w:after="0"/>
        <w:ind w:left="1440" w:hanging="720"/>
        <w:jc w:val="both"/>
        <w:rPr>
          <w:rStyle w:val="FontStyle14"/>
          <w:sz w:val="20"/>
          <w:szCs w:val="20"/>
        </w:rPr>
      </w:pPr>
      <w:r w:rsidRPr="00857124">
        <w:rPr>
          <w:rStyle w:val="FontStyle14"/>
          <w:sz w:val="20"/>
          <w:szCs w:val="20"/>
        </w:rPr>
        <w:t>within the scope of their</w:t>
      </w:r>
      <w:r w:rsidRPr="00857124" w:rsidR="00E642DD">
        <w:rPr>
          <w:rFonts w:ascii="Arial" w:hAnsi="Arial" w:cs="Arial"/>
          <w:iCs/>
          <w:sz w:val="20"/>
          <w:szCs w:val="20"/>
        </w:rPr>
        <w:t xml:space="preserve"> assigned duties, responsibilities and roles in the course of</w:t>
      </w:r>
      <w:r w:rsidRPr="00857124">
        <w:rPr>
          <w:rStyle w:val="FontStyle14"/>
          <w:sz w:val="20"/>
          <w:szCs w:val="20"/>
        </w:rPr>
        <w:t xml:space="preserve"> employment </w:t>
      </w:r>
      <w:r w:rsidRPr="00857124" w:rsidR="00292798">
        <w:rPr>
          <w:rStyle w:val="FontStyle14"/>
          <w:sz w:val="20"/>
          <w:szCs w:val="20"/>
        </w:rPr>
        <w:t xml:space="preserve">or engagement </w:t>
      </w:r>
      <w:r w:rsidRPr="00857124" w:rsidR="009B38F6">
        <w:rPr>
          <w:rStyle w:val="FontStyle14"/>
          <w:sz w:val="20"/>
          <w:szCs w:val="20"/>
        </w:rPr>
        <w:t xml:space="preserve">so that the Foreground </w:t>
      </w:r>
      <w:r w:rsidRPr="00857124" w:rsidR="0071417C">
        <w:rPr>
          <w:rStyle w:val="FontStyle14"/>
          <w:sz w:val="20"/>
          <w:szCs w:val="20"/>
        </w:rPr>
        <w:t>Results</w:t>
      </w:r>
      <w:r w:rsidRPr="00857124" w:rsidDel="0071417C" w:rsidR="0071417C">
        <w:rPr>
          <w:rStyle w:val="FontStyle14"/>
          <w:sz w:val="20"/>
          <w:szCs w:val="20"/>
        </w:rPr>
        <w:t xml:space="preserve"> </w:t>
      </w:r>
      <w:r w:rsidRPr="00857124" w:rsidR="009B38F6">
        <w:rPr>
          <w:rStyle w:val="FontStyle14"/>
          <w:sz w:val="20"/>
          <w:szCs w:val="20"/>
        </w:rPr>
        <w:t xml:space="preserve">belong to the respective Party </w:t>
      </w:r>
      <w:r w:rsidR="003C6364">
        <w:rPr>
          <w:rStyle w:val="FontStyle14"/>
          <w:sz w:val="20"/>
          <w:szCs w:val="20"/>
        </w:rPr>
        <w:t xml:space="preserve">at first instance and such Party shall then assign to the other Party its share of the rights, title and interest </w:t>
      </w:r>
      <w:r w:rsidR="004336A3">
        <w:rPr>
          <w:rFonts w:ascii="Arial" w:hAnsi="Arial" w:cs="Arial"/>
          <w:sz w:val="20"/>
          <w:szCs w:val="20"/>
        </w:rPr>
        <w:t>including all</w:t>
      </w:r>
      <w:r w:rsidRPr="0098550D" w:rsidR="004336A3">
        <w:rPr>
          <w:rFonts w:ascii="Arial" w:hAnsi="Arial" w:cs="Arial"/>
          <w:sz w:val="20"/>
          <w:szCs w:val="20"/>
        </w:rPr>
        <w:t xml:space="preserve"> </w:t>
      </w:r>
      <w:r w:rsidR="004336A3">
        <w:rPr>
          <w:rFonts w:ascii="Arial" w:hAnsi="Arial" w:cs="Arial"/>
          <w:sz w:val="20"/>
          <w:szCs w:val="20"/>
        </w:rPr>
        <w:t xml:space="preserve">Intellectual Property rights </w:t>
      </w:r>
      <w:r w:rsidR="004336A3">
        <w:rPr>
          <w:rStyle w:val="FontStyle14"/>
          <w:sz w:val="20"/>
          <w:szCs w:val="20"/>
        </w:rPr>
        <w:t>in and to</w:t>
      </w:r>
      <w:r w:rsidR="003C6364">
        <w:rPr>
          <w:rStyle w:val="FontStyle14"/>
          <w:sz w:val="20"/>
          <w:szCs w:val="20"/>
        </w:rPr>
        <w:t xml:space="preserve"> the Foreground Results; </w:t>
      </w:r>
      <w:r w:rsidRPr="00857124">
        <w:rPr>
          <w:rStyle w:val="FontStyle14"/>
          <w:sz w:val="20"/>
          <w:szCs w:val="20"/>
        </w:rPr>
        <w:t xml:space="preserve">or </w:t>
      </w:r>
    </w:p>
    <w:p w:rsidRPr="003C6364" w:rsidR="003C6364" w:rsidP="003C6364" w:rsidRDefault="003C6364" w14:paraId="1707D37F" w14:textId="77777777"/>
    <w:p w:rsidR="003C6364" w:rsidP="00265BC7" w:rsidRDefault="00100205" w14:paraId="32CB0D06" w14:textId="77777777">
      <w:pPr>
        <w:pStyle w:val="Heading9"/>
        <w:keepNext/>
        <w:widowControl/>
        <w:numPr>
          <w:ilvl w:val="2"/>
          <w:numId w:val="33"/>
        </w:numPr>
        <w:autoSpaceDE/>
        <w:adjustRightInd/>
        <w:spacing w:before="0" w:after="0"/>
        <w:ind w:left="1440" w:hanging="720"/>
        <w:jc w:val="both"/>
        <w:rPr>
          <w:rStyle w:val="FontStyle14"/>
          <w:sz w:val="20"/>
          <w:szCs w:val="20"/>
        </w:rPr>
      </w:pPr>
      <w:r w:rsidRPr="00857124">
        <w:rPr>
          <w:rStyle w:val="FontStyle14"/>
          <w:sz w:val="20"/>
          <w:szCs w:val="20"/>
        </w:rPr>
        <w:t xml:space="preserve">under a separate written agreement assigning such rights to the </w:t>
      </w:r>
      <w:r w:rsidRPr="00857124" w:rsidR="009B38F6">
        <w:rPr>
          <w:rStyle w:val="FontStyle14"/>
          <w:sz w:val="20"/>
          <w:szCs w:val="20"/>
        </w:rPr>
        <w:t xml:space="preserve">Foreground </w:t>
      </w:r>
      <w:r w:rsidRPr="00857124" w:rsidR="0071417C">
        <w:rPr>
          <w:rStyle w:val="FontStyle14"/>
          <w:sz w:val="20"/>
          <w:szCs w:val="20"/>
        </w:rPr>
        <w:t>Results</w:t>
      </w:r>
      <w:r w:rsidRPr="00857124" w:rsidDel="0071417C" w:rsidR="0071417C">
        <w:rPr>
          <w:rStyle w:val="FontStyle14"/>
          <w:sz w:val="20"/>
          <w:szCs w:val="20"/>
        </w:rPr>
        <w:t xml:space="preserve"> </w:t>
      </w:r>
      <w:r w:rsidRPr="00857124">
        <w:rPr>
          <w:rStyle w:val="FontStyle14"/>
          <w:sz w:val="20"/>
          <w:szCs w:val="20"/>
        </w:rPr>
        <w:t xml:space="preserve">to </w:t>
      </w:r>
      <w:r w:rsidR="0043264F">
        <w:rPr>
          <w:rStyle w:val="FontStyle14"/>
          <w:sz w:val="20"/>
          <w:szCs w:val="20"/>
        </w:rPr>
        <w:t xml:space="preserve">both Parties. </w:t>
      </w:r>
    </w:p>
    <w:p w:rsidR="003C6364" w:rsidP="0027139E" w:rsidRDefault="003C6364" w14:paraId="723CF868" w14:textId="77777777">
      <w:pPr>
        <w:pStyle w:val="Heading9"/>
        <w:keepNext/>
        <w:widowControl/>
        <w:autoSpaceDE/>
        <w:adjustRightInd/>
        <w:spacing w:before="0" w:after="0"/>
        <w:ind w:left="720"/>
        <w:jc w:val="both"/>
        <w:rPr>
          <w:rStyle w:val="FontStyle14"/>
          <w:sz w:val="20"/>
          <w:szCs w:val="20"/>
        </w:rPr>
      </w:pPr>
    </w:p>
    <w:p w:rsidRPr="00857124" w:rsidR="00100205" w:rsidP="0027139E" w:rsidRDefault="0043264F" w14:paraId="132A2E70" w14:textId="6F41E83A">
      <w:pPr>
        <w:pStyle w:val="Heading9"/>
        <w:keepNext/>
        <w:widowControl/>
        <w:autoSpaceDE/>
        <w:adjustRightInd/>
        <w:spacing w:before="0" w:after="0"/>
        <w:ind w:left="720"/>
        <w:jc w:val="both"/>
        <w:rPr>
          <w:rStyle w:val="FontStyle14"/>
          <w:sz w:val="20"/>
          <w:szCs w:val="20"/>
        </w:rPr>
      </w:pPr>
      <w:r>
        <w:rPr>
          <w:rStyle w:val="FontStyle14"/>
          <w:sz w:val="20"/>
          <w:szCs w:val="20"/>
        </w:rPr>
        <w:t>T</w:t>
      </w:r>
      <w:r w:rsidRPr="00857124" w:rsidR="00100205">
        <w:rPr>
          <w:rStyle w:val="FontStyle14"/>
          <w:sz w:val="20"/>
          <w:szCs w:val="20"/>
        </w:rPr>
        <w:t>he relevant Party shall</w:t>
      </w:r>
      <w:r>
        <w:rPr>
          <w:rStyle w:val="FontStyle14"/>
          <w:sz w:val="20"/>
          <w:szCs w:val="20"/>
        </w:rPr>
        <w:t xml:space="preserve"> or shall </w:t>
      </w:r>
      <w:r w:rsidRPr="0043264F">
        <w:rPr>
          <w:rStyle w:val="FontStyle14"/>
          <w:sz w:val="20"/>
          <w:szCs w:val="20"/>
        </w:rPr>
        <w:t>procure that its Authorised Representative</w:t>
      </w:r>
      <w:r w:rsidR="00214590">
        <w:rPr>
          <w:rStyle w:val="FontStyle14"/>
          <w:sz w:val="20"/>
          <w:szCs w:val="20"/>
        </w:rPr>
        <w:t>s</w:t>
      </w:r>
      <w:r w:rsidRPr="0043264F">
        <w:rPr>
          <w:rStyle w:val="FontStyle14"/>
          <w:sz w:val="20"/>
          <w:szCs w:val="20"/>
        </w:rPr>
        <w:t xml:space="preserve"> execute all such documents and do all such other acts and things as the other Party may reasonably require in order to effect such assignment </w:t>
      </w:r>
      <w:r>
        <w:rPr>
          <w:rStyle w:val="FontStyle14"/>
          <w:sz w:val="20"/>
          <w:szCs w:val="20"/>
        </w:rPr>
        <w:t xml:space="preserve">or transfer </w:t>
      </w:r>
      <w:r w:rsidRPr="0043264F">
        <w:rPr>
          <w:rStyle w:val="FontStyle14"/>
          <w:sz w:val="20"/>
          <w:szCs w:val="20"/>
        </w:rPr>
        <w:t>and u</w:t>
      </w:r>
      <w:r>
        <w:rPr>
          <w:rStyle w:val="FontStyle14"/>
          <w:sz w:val="20"/>
          <w:szCs w:val="20"/>
        </w:rPr>
        <w:t xml:space="preserve">pon written request from such other </w:t>
      </w:r>
      <w:r w:rsidRPr="00857124" w:rsidR="00100205">
        <w:rPr>
          <w:rStyle w:val="FontStyle14"/>
          <w:sz w:val="20"/>
          <w:szCs w:val="20"/>
        </w:rPr>
        <w:t>Party, produce the relevant documentation evidencing such ownership and/or assignment.</w:t>
      </w:r>
    </w:p>
    <w:p w:rsidR="0043264F" w:rsidP="0043264F" w:rsidRDefault="0043264F" w14:paraId="27F9A0B0" w14:textId="77777777"/>
    <w:p w:rsidR="00D75755" w:rsidP="00265BC7" w:rsidRDefault="00D75755" w14:paraId="61F6300D" w14:textId="42A07B8B">
      <w:pPr>
        <w:pStyle w:val="Heading9"/>
        <w:keepNext/>
        <w:widowControl/>
        <w:numPr>
          <w:ilvl w:val="1"/>
          <w:numId w:val="37"/>
        </w:numPr>
        <w:tabs>
          <w:tab w:val="num" w:pos="720"/>
        </w:tabs>
        <w:autoSpaceDE/>
        <w:adjustRightInd/>
        <w:spacing w:before="0" w:after="0"/>
        <w:ind w:left="720" w:hanging="720"/>
        <w:jc w:val="both"/>
      </w:pPr>
      <w:r>
        <w:rPr>
          <w:rFonts w:ascii="Arial" w:hAnsi="Arial" w:cs="Arial"/>
          <w:sz w:val="20"/>
          <w:szCs w:val="20"/>
        </w:rPr>
        <w:t xml:space="preserve">Each Party shall be responsible for monitoring the use of, and defending, the Foreground Results. Each Party will, however, notify the other Party promptly if it has a reasonable basis for believing that the Foreground Results have been infringed by a third party or if the use of the Foreground </w:t>
      </w:r>
      <w:r>
        <w:rPr>
          <w:rStyle w:val="FontStyle14"/>
          <w:sz w:val="20"/>
          <w:szCs w:val="20"/>
        </w:rPr>
        <w:t>Results</w:t>
      </w:r>
      <w:r>
        <w:rPr>
          <w:rFonts w:ascii="Arial" w:hAnsi="Arial" w:cs="Arial"/>
          <w:sz w:val="20"/>
          <w:szCs w:val="20"/>
        </w:rPr>
        <w:t xml:space="preserve"> would infringe any Intellectual Property right or other right of a third party. The Parties shall confer and reach an agreement on whether to commence legal proceedings or action to enforce the Foreground Results in relation to any infringement, unauthorised possession, use and/or disclosure of the Foreground </w:t>
      </w:r>
      <w:r>
        <w:rPr>
          <w:rStyle w:val="FontStyle14"/>
          <w:sz w:val="20"/>
          <w:szCs w:val="20"/>
        </w:rPr>
        <w:t>Results</w:t>
      </w:r>
      <w:r>
        <w:rPr>
          <w:rFonts w:ascii="Arial" w:hAnsi="Arial" w:cs="Arial"/>
          <w:sz w:val="20"/>
          <w:szCs w:val="20"/>
        </w:rPr>
        <w:t>. In the event that one Party wishes to pursue legal proceedings or action and the other Party does not wish to do so, the Parties agree that the Party that wishes to pursue legal proceedings shall be entitled to commence legal proceedings or action in its own name (“</w:t>
      </w:r>
      <w:r>
        <w:rPr>
          <w:rFonts w:ascii="Arial" w:hAnsi="Arial" w:cs="Arial"/>
          <w:b/>
          <w:sz w:val="20"/>
          <w:szCs w:val="20"/>
        </w:rPr>
        <w:t>Enforcing Party</w:t>
      </w:r>
      <w:r>
        <w:rPr>
          <w:rFonts w:ascii="Arial" w:hAnsi="Arial" w:cs="Arial"/>
          <w:sz w:val="20"/>
          <w:szCs w:val="20"/>
        </w:rPr>
        <w:t xml:space="preserve">”) if applicable laws do not require both Parties to be parties to the legal proceedings. The Enforcing Party shall bear all costs in connection with such legal proceedings or action. The other Party shall provide all assistance reasonably required by the Enforcing Party at the Enforcing Party’s cost and expense. Any monetary remedies awarded will be retained by the Enforcing Party. Notwithstanding the foregoing, in the event that applicable laws require both Parties to be parties to the relevant legal proceedings to enforce the Foreground Results, the Parties agree that such legal proceedings shall be commenced in the names of the Parties and further agree to </w:t>
      </w:r>
      <w:r>
        <w:rPr>
          <w:rStyle w:val="FontStyle14"/>
          <w:sz w:val="20"/>
          <w:szCs w:val="20"/>
        </w:rPr>
        <w:t xml:space="preserve">equally </w:t>
      </w:r>
      <w:r w:rsidR="00670335">
        <w:rPr>
          <w:rStyle w:val="FontStyle14"/>
          <w:sz w:val="20"/>
          <w:szCs w:val="20"/>
        </w:rPr>
        <w:t xml:space="preserve">share </w:t>
      </w:r>
      <w:r>
        <w:rPr>
          <w:rFonts w:ascii="Arial" w:hAnsi="Arial" w:cs="Arial"/>
          <w:sz w:val="20"/>
          <w:szCs w:val="20"/>
        </w:rPr>
        <w:t>all costs in connection with such legal proceedings or action as well as any monetary remedies awarded</w:t>
      </w:r>
      <w:r w:rsidR="00670335">
        <w:rPr>
          <w:rFonts w:ascii="Arial" w:hAnsi="Arial" w:cs="Arial"/>
          <w:sz w:val="20"/>
          <w:szCs w:val="20"/>
        </w:rPr>
        <w:t>, unless otherwise agreed in writing</w:t>
      </w:r>
      <w:r>
        <w:rPr>
          <w:rFonts w:ascii="Arial" w:hAnsi="Arial" w:cs="Arial"/>
          <w:sz w:val="20"/>
          <w:szCs w:val="20"/>
        </w:rPr>
        <w:t xml:space="preserve">. In all cases, the Parties shall </w:t>
      </w:r>
      <w:r w:rsidR="00073842">
        <w:rPr>
          <w:rFonts w:ascii="Arial" w:hAnsi="Arial" w:cs="Arial"/>
          <w:sz w:val="20"/>
          <w:szCs w:val="20"/>
        </w:rPr>
        <w:t xml:space="preserve">equally </w:t>
      </w:r>
      <w:r w:rsidR="00073842">
        <w:rPr>
          <w:rStyle w:val="FontStyle14"/>
          <w:sz w:val="20"/>
          <w:szCs w:val="20"/>
        </w:rPr>
        <w:t>share</w:t>
      </w:r>
      <w:r w:rsidR="00670335">
        <w:rPr>
          <w:rStyle w:val="FontStyle14"/>
          <w:sz w:val="20"/>
          <w:szCs w:val="20"/>
        </w:rPr>
        <w:t xml:space="preserve"> </w:t>
      </w:r>
      <w:r>
        <w:rPr>
          <w:rStyle w:val="FontStyle14"/>
          <w:sz w:val="20"/>
          <w:szCs w:val="20"/>
        </w:rPr>
        <w:t>any costs</w:t>
      </w:r>
      <w:r>
        <w:rPr>
          <w:rFonts w:ascii="Arial" w:hAnsi="Arial" w:cs="Arial"/>
          <w:sz w:val="20"/>
          <w:szCs w:val="20"/>
        </w:rPr>
        <w:t xml:space="preserve"> in connection with defending any claims that the Foreground </w:t>
      </w:r>
      <w:r>
        <w:rPr>
          <w:rStyle w:val="FontStyle14"/>
          <w:sz w:val="20"/>
          <w:szCs w:val="20"/>
        </w:rPr>
        <w:t>Results</w:t>
      </w:r>
      <w:r>
        <w:rPr>
          <w:rFonts w:ascii="Arial" w:hAnsi="Arial" w:cs="Arial"/>
          <w:sz w:val="20"/>
          <w:szCs w:val="20"/>
        </w:rPr>
        <w:t xml:space="preserve"> infringe third parties’ Intellectual Property rights or other rights or defending any challenge, objection or opposition to the validity and subsistence of the Foreground Results.</w:t>
      </w:r>
    </w:p>
    <w:p w:rsidR="00D75755" w:rsidP="00D75755" w:rsidRDefault="00D75755" w14:paraId="3C9E60C1" w14:textId="77777777">
      <w:pPr>
        <w:rPr>
          <w:rFonts w:cs="Arial"/>
          <w:sz w:val="20"/>
          <w:szCs w:val="20"/>
        </w:rPr>
      </w:pPr>
    </w:p>
    <w:p w:rsidR="00D75755" w:rsidP="00265BC7" w:rsidRDefault="00D75755" w14:paraId="22F29386" w14:textId="77777777">
      <w:pPr>
        <w:pStyle w:val="Heading9"/>
        <w:keepNext/>
        <w:widowControl/>
        <w:numPr>
          <w:ilvl w:val="1"/>
          <w:numId w:val="37"/>
        </w:numPr>
        <w:tabs>
          <w:tab w:val="num" w:pos="720"/>
        </w:tabs>
        <w:autoSpaceDE/>
        <w:adjustRightInd/>
        <w:spacing w:before="0" w:after="0"/>
        <w:ind w:left="720" w:hanging="720"/>
        <w:jc w:val="both"/>
        <w:rPr>
          <w:rStyle w:val="FontStyle14"/>
          <w:sz w:val="20"/>
          <w:szCs w:val="20"/>
        </w:rPr>
      </w:pPr>
      <w:r>
        <w:rPr>
          <w:rStyle w:val="FontStyle14"/>
          <w:sz w:val="20"/>
          <w:szCs w:val="20"/>
        </w:rPr>
        <w:t xml:space="preserve">A Party shall not pledge, assign, sell or otherwise dispose of its rights, title and interest </w:t>
      </w:r>
      <w:r>
        <w:rPr>
          <w:rFonts w:ascii="Arial" w:hAnsi="Arial" w:cs="Arial"/>
          <w:sz w:val="20"/>
          <w:szCs w:val="20"/>
        </w:rPr>
        <w:t>including all</w:t>
      </w:r>
      <w:r w:rsidRPr="0098550D">
        <w:rPr>
          <w:rFonts w:ascii="Arial" w:hAnsi="Arial" w:cs="Arial"/>
          <w:sz w:val="20"/>
          <w:szCs w:val="20"/>
        </w:rPr>
        <w:t xml:space="preserve"> </w:t>
      </w:r>
      <w:r>
        <w:rPr>
          <w:rFonts w:ascii="Arial" w:hAnsi="Arial" w:cs="Arial"/>
          <w:sz w:val="20"/>
          <w:szCs w:val="20"/>
        </w:rPr>
        <w:t>Intellectual Property rights</w:t>
      </w:r>
      <w:r w:rsidRPr="00857124">
        <w:rPr>
          <w:rStyle w:val="FontStyle14"/>
          <w:sz w:val="20"/>
          <w:szCs w:val="20"/>
        </w:rPr>
        <w:t xml:space="preserve"> </w:t>
      </w:r>
      <w:r>
        <w:rPr>
          <w:rStyle w:val="FontStyle14"/>
          <w:sz w:val="20"/>
          <w:szCs w:val="20"/>
        </w:rPr>
        <w:t xml:space="preserve">in the Foreground Results to third parties without the prior written consent of the other Party. </w:t>
      </w:r>
      <w:commentRangeStart w:id="27"/>
      <w:r w:rsidRPr="00857124">
        <w:rPr>
          <w:rFonts w:ascii="Arial" w:hAnsi="Arial" w:cs="Arial"/>
          <w:bCs/>
          <w:sz w:val="20"/>
          <w:szCs w:val="20"/>
        </w:rPr>
        <w:t xml:space="preserve">Notwithstanding the foregoing, the Parties agree and accept that the Institution may, at its absolute discretion, assign or otherwise transfer to any of the Institution’s Affiliates, its share of the legal and beneficial ownership in the </w:t>
      </w:r>
      <w:r w:rsidRPr="00857124">
        <w:rPr>
          <w:rStyle w:val="FontStyle14"/>
          <w:sz w:val="20"/>
          <w:szCs w:val="20"/>
        </w:rPr>
        <w:t>Foreground Results</w:t>
      </w:r>
      <w:r w:rsidRPr="00857124" w:rsidDel="004D2012">
        <w:rPr>
          <w:rStyle w:val="FontStyle14"/>
          <w:sz w:val="20"/>
          <w:szCs w:val="20"/>
        </w:rPr>
        <w:t xml:space="preserve"> </w:t>
      </w:r>
      <w:r w:rsidRPr="00857124">
        <w:rPr>
          <w:rFonts w:ascii="Arial" w:hAnsi="Arial" w:cs="Arial"/>
          <w:bCs/>
          <w:sz w:val="20"/>
          <w:szCs w:val="20"/>
        </w:rPr>
        <w:t>without further reference to the Collaborator or any obligation to obtain its consent.</w:t>
      </w:r>
      <w:commentRangeEnd w:id="27"/>
      <w:r>
        <w:rPr>
          <w:rStyle w:val="CommentReference"/>
          <w:rFonts w:ascii="Arial" w:hAnsi="Arial" w:cs="Arial"/>
          <w:sz w:val="20"/>
          <w:szCs w:val="20"/>
        </w:rPr>
        <w:commentReference w:id="27"/>
      </w:r>
      <w:r>
        <w:rPr>
          <w:rFonts w:ascii="Arial" w:hAnsi="Arial" w:cs="Arial"/>
          <w:bCs/>
          <w:sz w:val="20"/>
          <w:szCs w:val="20"/>
        </w:rPr>
        <w:t xml:space="preserve"> </w:t>
      </w:r>
      <w:r w:rsidRPr="00525CE2">
        <w:rPr>
          <w:rStyle w:val="FontStyle14"/>
          <w:sz w:val="20"/>
          <w:szCs w:val="20"/>
        </w:rPr>
        <w:t xml:space="preserve">Upon such assignment or transfer to the Institution’s Affiliate, the Collaborator agrees that the Collaborator and the assignee </w:t>
      </w:r>
      <w:r>
        <w:rPr>
          <w:rStyle w:val="FontStyle14"/>
          <w:sz w:val="20"/>
          <w:szCs w:val="20"/>
        </w:rPr>
        <w:t xml:space="preserve">shall own </w:t>
      </w:r>
      <w:r w:rsidRPr="00525CE2">
        <w:rPr>
          <w:rStyle w:val="FontStyle14"/>
          <w:sz w:val="20"/>
          <w:szCs w:val="20"/>
        </w:rPr>
        <w:t xml:space="preserve">the Foreground Results </w:t>
      </w:r>
      <w:r>
        <w:rPr>
          <w:rStyle w:val="FontStyle14"/>
          <w:sz w:val="20"/>
          <w:szCs w:val="20"/>
        </w:rPr>
        <w:t>in equal undivided shares</w:t>
      </w:r>
      <w:r w:rsidRPr="00525CE2">
        <w:rPr>
          <w:rStyle w:val="FontStyle14"/>
          <w:sz w:val="20"/>
          <w:szCs w:val="20"/>
        </w:rPr>
        <w:t>.</w:t>
      </w:r>
      <w:r w:rsidRPr="00857124">
        <w:rPr>
          <w:rFonts w:ascii="Arial" w:hAnsi="Arial" w:cs="Arial"/>
          <w:sz w:val="20"/>
          <w:szCs w:val="20"/>
        </w:rPr>
        <w:t xml:space="preserve"> </w:t>
      </w:r>
      <w:r>
        <w:rPr>
          <w:rFonts w:ascii="Arial" w:hAnsi="Arial" w:cs="Arial"/>
          <w:sz w:val="20"/>
          <w:szCs w:val="20"/>
        </w:rPr>
        <w:t>T</w:t>
      </w:r>
      <w:r w:rsidRPr="00857124">
        <w:rPr>
          <w:rFonts w:ascii="Arial" w:hAnsi="Arial" w:cs="Arial"/>
          <w:sz w:val="20"/>
          <w:szCs w:val="20"/>
        </w:rPr>
        <w:t>he Collaborator shall execute all such documents and do all such other acts and things as the Institution may reasonably require in order to eff</w:t>
      </w:r>
      <w:r>
        <w:rPr>
          <w:rFonts w:ascii="Arial" w:hAnsi="Arial" w:cs="Arial"/>
          <w:sz w:val="20"/>
          <w:szCs w:val="20"/>
        </w:rPr>
        <w:t xml:space="preserve">ect such assignment or transfer. </w:t>
      </w:r>
    </w:p>
    <w:p w:rsidR="00D75755" w:rsidP="00D75755" w:rsidRDefault="00D75755" w14:paraId="4F123320" w14:textId="77777777"/>
    <w:p w:rsidR="00D75755" w:rsidP="00265BC7" w:rsidRDefault="00D75755" w14:paraId="05FE0258" w14:textId="77777777">
      <w:pPr>
        <w:pStyle w:val="Heading9"/>
        <w:keepNext/>
        <w:widowControl/>
        <w:numPr>
          <w:ilvl w:val="1"/>
          <w:numId w:val="37"/>
        </w:numPr>
        <w:tabs>
          <w:tab w:val="num" w:pos="720"/>
        </w:tabs>
        <w:autoSpaceDE/>
        <w:adjustRightInd/>
        <w:spacing w:before="0" w:after="0"/>
        <w:ind w:left="720" w:hanging="720"/>
        <w:jc w:val="both"/>
        <w:rPr>
          <w:rStyle w:val="FontStyle14"/>
          <w:sz w:val="20"/>
          <w:szCs w:val="20"/>
        </w:rPr>
      </w:pPr>
      <w:r>
        <w:rPr>
          <w:rStyle w:val="FontStyle14"/>
          <w:sz w:val="20"/>
          <w:szCs w:val="20"/>
        </w:rPr>
        <w:t xml:space="preserve">The Parties hereby agree that each Party and its Affiliates shall </w:t>
      </w:r>
      <w:r w:rsidRPr="0081330E">
        <w:rPr>
          <w:rStyle w:val="FontStyle14"/>
          <w:sz w:val="20"/>
          <w:szCs w:val="20"/>
          <w:highlight w:val="cyan"/>
        </w:rPr>
        <w:t>have the right to use the Foreground Results only for their internal, academic, research, development and non-commercial purposes</w:t>
      </w:r>
      <w:r>
        <w:rPr>
          <w:rStyle w:val="FontStyle14"/>
          <w:sz w:val="20"/>
          <w:szCs w:val="20"/>
        </w:rPr>
        <w:t>. Save as aforesaid, each Party shall not allow any third party (other than its Affiliates) to use the Foreground Results or part thereof without the prior agreement of the other Party.</w:t>
      </w:r>
    </w:p>
    <w:p w:rsidRPr="00D75755" w:rsidR="00D75755" w:rsidP="00D75755" w:rsidRDefault="00D75755" w14:paraId="06D8BC4E" w14:textId="77777777"/>
    <w:p w:rsidRPr="0081330E" w:rsidR="00461DCA" w:rsidP="00265BC7" w:rsidRDefault="00461DCA" w14:paraId="6A69047A" w14:textId="6DE06D8B">
      <w:pPr>
        <w:pStyle w:val="Heading9"/>
        <w:keepNext/>
        <w:widowControl/>
        <w:numPr>
          <w:ilvl w:val="1"/>
          <w:numId w:val="37"/>
        </w:numPr>
        <w:tabs>
          <w:tab w:val="num" w:pos="720"/>
        </w:tabs>
        <w:autoSpaceDE/>
        <w:adjustRightInd/>
        <w:spacing w:before="0" w:after="0"/>
        <w:ind w:left="720" w:hanging="720"/>
        <w:jc w:val="both"/>
        <w:rPr>
          <w:rStyle w:val="FontStyle14"/>
          <w:sz w:val="20"/>
          <w:szCs w:val="20"/>
          <w:highlight w:val="cyan"/>
          <w:u w:val="single"/>
        </w:rPr>
      </w:pPr>
      <w:r w:rsidRPr="0081330E">
        <w:rPr>
          <w:rStyle w:val="FontStyle14"/>
          <w:sz w:val="20"/>
          <w:szCs w:val="20"/>
          <w:highlight w:val="cyan"/>
        </w:rPr>
        <w:t xml:space="preserve">The Parties shall enter into a separate agreement on the management, protection and commercialisation of the </w:t>
      </w:r>
      <w:r w:rsidRPr="0081330E" w:rsidR="00F32931">
        <w:rPr>
          <w:rStyle w:val="FontStyle14"/>
          <w:sz w:val="20"/>
          <w:szCs w:val="20"/>
          <w:highlight w:val="cyan"/>
        </w:rPr>
        <w:t>Foreground Results</w:t>
      </w:r>
      <w:r w:rsidRPr="0081330E">
        <w:rPr>
          <w:rStyle w:val="FontStyle14"/>
          <w:sz w:val="20"/>
          <w:szCs w:val="20"/>
          <w:highlight w:val="cyan"/>
        </w:rPr>
        <w:t xml:space="preserve"> </w:t>
      </w:r>
      <w:r w:rsidRPr="0081330E">
        <w:rPr>
          <w:rFonts w:ascii="Arial" w:hAnsi="Arial" w:cs="Arial"/>
          <w:sz w:val="20"/>
          <w:szCs w:val="20"/>
          <w:highlight w:val="cyan"/>
        </w:rPr>
        <w:t>within three (3) months of the submission of a technology disclosure in respect of the relevant Foreground IP.</w:t>
      </w:r>
    </w:p>
    <w:p w:rsidRPr="00461DCA" w:rsidR="00461DCA" w:rsidP="00461DCA" w:rsidRDefault="00461DCA" w14:paraId="6B78C152" w14:textId="77777777">
      <w:pPr>
        <w:pStyle w:val="Heading9"/>
        <w:keepNext/>
        <w:widowControl/>
        <w:autoSpaceDE/>
        <w:adjustRightInd/>
        <w:spacing w:before="0" w:after="0"/>
        <w:ind w:left="720"/>
        <w:jc w:val="both"/>
        <w:rPr>
          <w:rStyle w:val="FontStyle14"/>
          <w:rFonts w:ascii="Calibri Light" w:hAnsi="Calibri Light" w:cs="Times New Roman"/>
          <w:sz w:val="22"/>
          <w:szCs w:val="22"/>
        </w:rPr>
      </w:pPr>
    </w:p>
    <w:p w:rsidRPr="00857124" w:rsidR="00ED006F" w:rsidP="00E97ADB" w:rsidRDefault="001D19AB" w14:paraId="25EBFFA1" w14:textId="77777777">
      <w:pPr>
        <w:pStyle w:val="Style7"/>
        <w:widowControl/>
        <w:numPr>
          <w:ilvl w:val="0"/>
          <w:numId w:val="6"/>
        </w:numPr>
        <w:tabs>
          <w:tab w:val="clear" w:pos="1080"/>
        </w:tabs>
        <w:ind w:left="720"/>
        <w:jc w:val="both"/>
        <w:rPr>
          <w:rStyle w:val="FontStyle13"/>
          <w:sz w:val="20"/>
          <w:szCs w:val="20"/>
          <w:lang w:eastAsia="en-US"/>
        </w:rPr>
      </w:pPr>
      <w:r w:rsidRPr="00857124">
        <w:rPr>
          <w:rStyle w:val="FontStyle13"/>
          <w:sz w:val="20"/>
          <w:szCs w:val="20"/>
          <w:lang w:eastAsia="en-US"/>
        </w:rPr>
        <w:t xml:space="preserve">NON-EXCLUSIVE </w:t>
      </w:r>
      <w:r w:rsidRPr="00857124" w:rsidR="00ED006F">
        <w:rPr>
          <w:rStyle w:val="FontStyle13"/>
          <w:sz w:val="20"/>
          <w:szCs w:val="20"/>
          <w:lang w:eastAsia="en-US"/>
        </w:rPr>
        <w:t>COLLABORATION</w:t>
      </w:r>
    </w:p>
    <w:p w:rsidRPr="00857124" w:rsidR="00ED006F" w:rsidP="00FE1A98" w:rsidRDefault="00ED006F" w14:paraId="69BA84D3" w14:textId="77777777">
      <w:pPr>
        <w:pStyle w:val="Style7"/>
        <w:widowControl/>
        <w:tabs>
          <w:tab w:val="left" w:pos="667"/>
        </w:tabs>
        <w:ind w:left="360"/>
        <w:jc w:val="both"/>
        <w:rPr>
          <w:rStyle w:val="FontStyle13"/>
          <w:sz w:val="20"/>
          <w:szCs w:val="20"/>
          <w:lang w:eastAsia="en-US"/>
        </w:rPr>
      </w:pPr>
    </w:p>
    <w:p w:rsidRPr="00857124" w:rsidR="00ED006F" w:rsidP="00FE1A98" w:rsidRDefault="009B52C5" w14:paraId="33867B7A" w14:textId="77777777">
      <w:pPr>
        <w:pStyle w:val="Style3"/>
        <w:widowControl/>
        <w:spacing w:line="240" w:lineRule="auto"/>
        <w:ind w:left="720" w:hanging="720"/>
        <w:rPr>
          <w:rStyle w:val="FontStyle14"/>
          <w:sz w:val="20"/>
          <w:szCs w:val="20"/>
          <w:lang w:eastAsia="en-US"/>
        </w:rPr>
      </w:pPr>
      <w:r w:rsidRPr="00857124">
        <w:rPr>
          <w:rStyle w:val="FontStyle14"/>
          <w:sz w:val="20"/>
          <w:szCs w:val="20"/>
          <w:lang w:eastAsia="en-US"/>
        </w:rPr>
        <w:t>10.1</w:t>
      </w:r>
      <w:r w:rsidRPr="00857124">
        <w:rPr>
          <w:rStyle w:val="FontStyle14"/>
          <w:sz w:val="20"/>
          <w:szCs w:val="20"/>
          <w:lang w:eastAsia="en-US"/>
        </w:rPr>
        <w:tab/>
      </w:r>
      <w:r w:rsidRPr="00857124" w:rsidR="00ED006F">
        <w:rPr>
          <w:rStyle w:val="FontStyle14"/>
          <w:sz w:val="20"/>
          <w:szCs w:val="20"/>
          <w:lang w:eastAsia="en-US"/>
        </w:rPr>
        <w:t>For the avoidance of doubt, it is agreed that notwithstanding the terms and conditions of this Agreement, each Party will have the following rights:</w:t>
      </w:r>
    </w:p>
    <w:p w:rsidRPr="00857124" w:rsidR="00ED006F" w:rsidP="00FE1A98" w:rsidRDefault="00ED006F" w14:paraId="493BD594" w14:textId="77777777">
      <w:pPr>
        <w:pStyle w:val="Style3"/>
        <w:widowControl/>
        <w:spacing w:line="240" w:lineRule="auto"/>
        <w:ind w:left="667"/>
        <w:rPr>
          <w:rStyle w:val="FontStyle14"/>
          <w:sz w:val="20"/>
          <w:szCs w:val="20"/>
          <w:lang w:eastAsia="en-US"/>
        </w:rPr>
      </w:pPr>
    </w:p>
    <w:p w:rsidRPr="00857124" w:rsidR="00ED006F" w:rsidP="00E97ADB" w:rsidRDefault="00ED006F" w14:paraId="177D7BF0" w14:textId="5FBA8FB1">
      <w:pPr>
        <w:pStyle w:val="Style6"/>
        <w:widowControl/>
        <w:numPr>
          <w:ilvl w:val="0"/>
          <w:numId w:val="5"/>
        </w:numPr>
        <w:tabs>
          <w:tab w:val="left" w:pos="1344"/>
        </w:tabs>
        <w:spacing w:line="240" w:lineRule="auto"/>
        <w:ind w:left="1344" w:hanging="667"/>
        <w:rPr>
          <w:rStyle w:val="FontStyle14"/>
          <w:sz w:val="20"/>
          <w:szCs w:val="20"/>
          <w:lang w:eastAsia="en-US"/>
        </w:rPr>
      </w:pPr>
      <w:r w:rsidRPr="00857124">
        <w:rPr>
          <w:rStyle w:val="FontStyle14"/>
          <w:sz w:val="20"/>
          <w:szCs w:val="20"/>
          <w:lang w:eastAsia="en-US"/>
        </w:rPr>
        <w:t>to conduct any research or development work in any field (including work relating to the research contemplated under this Agreement) independently of the other Party, whether by itself or in collaboration with any other party subject to each Party observing the provisions of Clause 7</w:t>
      </w:r>
      <w:r w:rsidR="000D218A">
        <w:rPr>
          <w:rStyle w:val="FontStyle14"/>
          <w:sz w:val="20"/>
          <w:szCs w:val="20"/>
          <w:lang w:eastAsia="en-US"/>
        </w:rPr>
        <w:t>,</w:t>
      </w:r>
      <w:r w:rsidRPr="00857124" w:rsidR="00596F7E">
        <w:rPr>
          <w:rStyle w:val="FontStyle14"/>
          <w:sz w:val="20"/>
          <w:szCs w:val="20"/>
          <w:lang w:eastAsia="en-US"/>
        </w:rPr>
        <w:t xml:space="preserve"> Clause 8</w:t>
      </w:r>
      <w:r w:rsidRPr="00857124">
        <w:rPr>
          <w:rStyle w:val="FontStyle14"/>
          <w:sz w:val="20"/>
          <w:szCs w:val="20"/>
          <w:lang w:eastAsia="en-US"/>
        </w:rPr>
        <w:t xml:space="preserve"> </w:t>
      </w:r>
      <w:r w:rsidR="000D218A">
        <w:rPr>
          <w:rStyle w:val="FontStyle14"/>
          <w:sz w:val="20"/>
          <w:szCs w:val="20"/>
          <w:lang w:eastAsia="en-US"/>
        </w:rPr>
        <w:t xml:space="preserve">and Clause 9 </w:t>
      </w:r>
      <w:r w:rsidRPr="00857124">
        <w:rPr>
          <w:rStyle w:val="FontStyle14"/>
          <w:sz w:val="20"/>
          <w:szCs w:val="20"/>
          <w:lang w:eastAsia="en-US"/>
        </w:rPr>
        <w:t>hereof;</w:t>
      </w:r>
    </w:p>
    <w:p w:rsidRPr="00857124" w:rsidR="00ED006F" w:rsidP="00FE1A98" w:rsidRDefault="00ED006F" w14:paraId="4408729D" w14:textId="77777777">
      <w:pPr>
        <w:pStyle w:val="Style6"/>
        <w:widowControl/>
        <w:tabs>
          <w:tab w:val="left" w:pos="1344"/>
        </w:tabs>
        <w:spacing w:line="240" w:lineRule="auto"/>
        <w:ind w:left="677" w:firstLine="0"/>
        <w:rPr>
          <w:rStyle w:val="FontStyle14"/>
          <w:sz w:val="20"/>
          <w:szCs w:val="20"/>
          <w:lang w:eastAsia="en-US"/>
        </w:rPr>
      </w:pPr>
    </w:p>
    <w:p w:rsidRPr="00857124" w:rsidR="00ED006F" w:rsidP="00E97ADB" w:rsidRDefault="00ED006F" w14:paraId="1321D55E" w14:textId="77777777">
      <w:pPr>
        <w:pStyle w:val="Style6"/>
        <w:widowControl/>
        <w:numPr>
          <w:ilvl w:val="0"/>
          <w:numId w:val="5"/>
        </w:numPr>
        <w:tabs>
          <w:tab w:val="left" w:pos="1344"/>
        </w:tabs>
        <w:spacing w:line="240" w:lineRule="auto"/>
        <w:ind w:left="677" w:firstLine="0"/>
        <w:rPr>
          <w:rStyle w:val="FontStyle14"/>
          <w:sz w:val="20"/>
          <w:szCs w:val="20"/>
          <w:lang w:eastAsia="en-US"/>
        </w:rPr>
      </w:pPr>
      <w:r w:rsidRPr="00857124">
        <w:rPr>
          <w:rStyle w:val="FontStyle14"/>
          <w:sz w:val="20"/>
          <w:szCs w:val="20"/>
          <w:lang w:eastAsia="en-US"/>
        </w:rPr>
        <w:t>to continue existing commitments or to make new ones; and</w:t>
      </w:r>
    </w:p>
    <w:p w:rsidRPr="00857124" w:rsidR="00ED006F" w:rsidP="00FE1A98" w:rsidRDefault="00ED006F" w14:paraId="140332F2" w14:textId="77777777">
      <w:pPr>
        <w:pStyle w:val="Style6"/>
        <w:widowControl/>
        <w:tabs>
          <w:tab w:val="left" w:pos="1344"/>
        </w:tabs>
        <w:spacing w:line="240" w:lineRule="auto"/>
        <w:ind w:firstLine="0"/>
        <w:rPr>
          <w:rStyle w:val="FontStyle14"/>
          <w:sz w:val="20"/>
          <w:szCs w:val="20"/>
          <w:lang w:eastAsia="en-US"/>
        </w:rPr>
      </w:pPr>
    </w:p>
    <w:p w:rsidRPr="00857124" w:rsidR="00ED006F" w:rsidP="00E97ADB" w:rsidRDefault="00ED006F" w14:paraId="59C61F71" w14:textId="22F55ED9">
      <w:pPr>
        <w:pStyle w:val="Style6"/>
        <w:widowControl/>
        <w:numPr>
          <w:ilvl w:val="0"/>
          <w:numId w:val="5"/>
        </w:numPr>
        <w:tabs>
          <w:tab w:val="left" w:pos="1344"/>
        </w:tabs>
        <w:spacing w:line="240" w:lineRule="auto"/>
        <w:ind w:left="1344" w:hanging="667"/>
        <w:rPr>
          <w:rStyle w:val="FontStyle14"/>
          <w:sz w:val="20"/>
          <w:szCs w:val="20"/>
          <w:lang w:eastAsia="en-US"/>
        </w:rPr>
      </w:pPr>
      <w:r w:rsidRPr="00857124">
        <w:rPr>
          <w:rStyle w:val="FontStyle14"/>
          <w:sz w:val="20"/>
          <w:szCs w:val="20"/>
          <w:lang w:eastAsia="en-US"/>
        </w:rPr>
        <w:t xml:space="preserve">to use, exploit (including sub-licensing) or otherwise take advantage of its </w:t>
      </w:r>
      <w:r w:rsidRPr="00857124" w:rsidR="00C20E38">
        <w:rPr>
          <w:rStyle w:val="FontStyle14"/>
          <w:sz w:val="20"/>
          <w:szCs w:val="20"/>
          <w:lang w:eastAsia="en-US"/>
        </w:rPr>
        <w:t>Background IP</w:t>
      </w:r>
      <w:r w:rsidR="003E4C11">
        <w:rPr>
          <w:rStyle w:val="FontStyle14"/>
          <w:sz w:val="20"/>
          <w:szCs w:val="20"/>
          <w:lang w:eastAsia="en-US"/>
        </w:rPr>
        <w:t xml:space="preserve">, </w:t>
      </w:r>
      <w:r w:rsidR="008C7EF3">
        <w:rPr>
          <w:rStyle w:val="FontStyle14"/>
          <w:sz w:val="20"/>
          <w:szCs w:val="20"/>
          <w:lang w:eastAsia="en-US"/>
        </w:rPr>
        <w:t xml:space="preserve">Confidential Information (including </w:t>
      </w:r>
      <w:r w:rsidR="003E4C11">
        <w:rPr>
          <w:rStyle w:val="FontStyle14"/>
          <w:sz w:val="20"/>
          <w:szCs w:val="20"/>
          <w:lang w:eastAsia="en-US"/>
        </w:rPr>
        <w:t>Subject Data</w:t>
      </w:r>
      <w:r w:rsidR="008C7EF3">
        <w:rPr>
          <w:rStyle w:val="FontStyle14"/>
          <w:sz w:val="20"/>
          <w:szCs w:val="20"/>
          <w:lang w:eastAsia="en-US"/>
        </w:rPr>
        <w:t>)</w:t>
      </w:r>
      <w:r w:rsidR="003E4C11">
        <w:rPr>
          <w:rStyle w:val="FontStyle14"/>
          <w:sz w:val="20"/>
          <w:szCs w:val="20"/>
          <w:lang w:eastAsia="en-US"/>
        </w:rPr>
        <w:t xml:space="preserve"> and Materials</w:t>
      </w:r>
      <w:r w:rsidRPr="00857124" w:rsidR="00C20E38">
        <w:rPr>
          <w:rStyle w:val="FontStyle14"/>
          <w:sz w:val="20"/>
          <w:szCs w:val="20"/>
          <w:lang w:eastAsia="en-US"/>
        </w:rPr>
        <w:t>.</w:t>
      </w:r>
    </w:p>
    <w:p w:rsidRPr="00857124" w:rsidR="00E87C65" w:rsidP="00FE1A98" w:rsidRDefault="00E87C65" w14:paraId="20B10E5D" w14:textId="77777777">
      <w:pPr>
        <w:pStyle w:val="Style6"/>
        <w:widowControl/>
        <w:tabs>
          <w:tab w:val="left" w:pos="1344"/>
        </w:tabs>
        <w:spacing w:line="240" w:lineRule="auto"/>
        <w:ind w:firstLine="0"/>
        <w:rPr>
          <w:rStyle w:val="FontStyle14"/>
          <w:sz w:val="20"/>
          <w:szCs w:val="20"/>
          <w:lang w:eastAsia="en-US"/>
        </w:rPr>
      </w:pPr>
    </w:p>
    <w:p w:rsidRPr="00857124" w:rsidR="00ED006F" w:rsidP="00E97ADB" w:rsidRDefault="00ED006F" w14:paraId="4380D73B" w14:textId="5C235ABD">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WARRANTIES AND LIABILITIE</w:t>
      </w:r>
      <w:r w:rsidR="007D57E8">
        <w:rPr>
          <w:rStyle w:val="FontStyle13"/>
          <w:sz w:val="20"/>
          <w:szCs w:val="20"/>
          <w:lang w:eastAsia="en-US"/>
        </w:rPr>
        <w:t>S</w:t>
      </w:r>
      <w:r w:rsidR="00855F98">
        <w:rPr>
          <w:rStyle w:val="FontStyle13"/>
          <w:sz w:val="20"/>
          <w:szCs w:val="20"/>
          <w:lang w:eastAsia="en-US"/>
        </w:rPr>
        <w:t xml:space="preserve"> AND INDEMNITY </w:t>
      </w:r>
    </w:p>
    <w:p w:rsidRPr="00857124" w:rsidR="00ED006F" w:rsidP="00FE1A98" w:rsidRDefault="00ED006F" w14:paraId="40CDDD48" w14:textId="77777777">
      <w:pPr>
        <w:pStyle w:val="Style7"/>
        <w:widowControl/>
        <w:tabs>
          <w:tab w:val="left" w:pos="667"/>
        </w:tabs>
        <w:jc w:val="both"/>
        <w:rPr>
          <w:rStyle w:val="FontStyle13"/>
          <w:sz w:val="20"/>
          <w:szCs w:val="20"/>
          <w:lang w:eastAsia="en-US"/>
        </w:rPr>
      </w:pPr>
    </w:p>
    <w:p w:rsidR="00CA14F7" w:rsidP="00E97ADB" w:rsidRDefault="00ED006F" w14:paraId="71DA8323" w14:textId="67C05FE1">
      <w:pPr>
        <w:pStyle w:val="Style6"/>
        <w:widowControl/>
        <w:numPr>
          <w:ilvl w:val="1"/>
          <w:numId w:val="19"/>
        </w:numPr>
        <w:tabs>
          <w:tab w:val="left" w:pos="720"/>
        </w:tabs>
        <w:spacing w:line="240" w:lineRule="auto"/>
        <w:ind w:left="720" w:hanging="720"/>
        <w:rPr>
          <w:rStyle w:val="FontStyle14"/>
          <w:sz w:val="20"/>
          <w:szCs w:val="20"/>
          <w:lang w:eastAsia="en-US"/>
        </w:rPr>
      </w:pPr>
      <w:r w:rsidRPr="00857124">
        <w:rPr>
          <w:rStyle w:val="FontStyle14"/>
          <w:sz w:val="20"/>
          <w:szCs w:val="20"/>
          <w:lang w:eastAsia="en-US"/>
        </w:rPr>
        <w:t xml:space="preserve">Each Party represents and warrants that it has </w:t>
      </w:r>
      <w:r w:rsidRPr="002A007A">
        <w:rPr>
          <w:rStyle w:val="FontStyle14"/>
          <w:sz w:val="20"/>
          <w:szCs w:val="20"/>
          <w:lang w:eastAsia="en-US"/>
        </w:rPr>
        <w:t xml:space="preserve">the </w:t>
      </w:r>
      <w:r w:rsidRPr="002A007A" w:rsidR="00EE3A98">
        <w:rPr>
          <w:rFonts w:cs="Arial"/>
          <w:sz w:val="20"/>
          <w:szCs w:val="20"/>
        </w:rPr>
        <w:t>full power and authority under its constitution, and has taken all necessary actions and obtained all authorisations, licences, consents and approvals</w:t>
      </w:r>
      <w:r w:rsidRPr="002A007A">
        <w:rPr>
          <w:rStyle w:val="FontStyle14"/>
          <w:sz w:val="20"/>
          <w:szCs w:val="20"/>
          <w:lang w:eastAsia="en-US"/>
        </w:rPr>
        <w:t xml:space="preserve"> to enter into this Agreement and provide the </w:t>
      </w:r>
      <w:r w:rsidRPr="00857124">
        <w:rPr>
          <w:rStyle w:val="FontStyle14"/>
          <w:sz w:val="20"/>
          <w:szCs w:val="20"/>
          <w:lang w:eastAsia="en-US"/>
        </w:rPr>
        <w:t xml:space="preserve">materials and services described herein. </w:t>
      </w:r>
    </w:p>
    <w:p w:rsidR="00CA14F7" w:rsidP="00C76E13" w:rsidRDefault="00CA14F7" w14:paraId="72B25012" w14:textId="77777777">
      <w:pPr>
        <w:pStyle w:val="Style6"/>
        <w:widowControl/>
        <w:tabs>
          <w:tab w:val="left" w:pos="720"/>
        </w:tabs>
        <w:spacing w:line="240" w:lineRule="auto"/>
        <w:ind w:left="720" w:firstLine="0"/>
        <w:rPr>
          <w:rStyle w:val="FontStyle14"/>
          <w:sz w:val="20"/>
          <w:szCs w:val="20"/>
          <w:lang w:eastAsia="en-US"/>
        </w:rPr>
      </w:pPr>
    </w:p>
    <w:p w:rsidRPr="00857124" w:rsidR="00ED006F" w:rsidP="00E97ADB" w:rsidRDefault="00ED006F" w14:paraId="34AEEDBF" w14:textId="2F62F406">
      <w:pPr>
        <w:pStyle w:val="Style6"/>
        <w:widowControl/>
        <w:numPr>
          <w:ilvl w:val="1"/>
          <w:numId w:val="19"/>
        </w:numPr>
        <w:tabs>
          <w:tab w:val="left" w:pos="720"/>
        </w:tabs>
        <w:spacing w:line="240" w:lineRule="auto"/>
        <w:ind w:left="720" w:hanging="720"/>
        <w:rPr>
          <w:rStyle w:val="FontStyle14"/>
          <w:sz w:val="20"/>
          <w:szCs w:val="20"/>
          <w:lang w:eastAsia="en-US"/>
        </w:rPr>
      </w:pPr>
      <w:r w:rsidRPr="00857124">
        <w:rPr>
          <w:rStyle w:val="FontStyle14"/>
          <w:sz w:val="20"/>
          <w:szCs w:val="20"/>
          <w:lang w:eastAsia="en-US"/>
        </w:rPr>
        <w:t>No Party makes any representations, conditions or warranties, either express or implied with respect to any information</w:t>
      </w:r>
      <w:r w:rsidRPr="00857124" w:rsidR="00F11BD0">
        <w:rPr>
          <w:rStyle w:val="FontStyle14"/>
          <w:sz w:val="20"/>
          <w:szCs w:val="20"/>
          <w:lang w:eastAsia="en-US"/>
        </w:rPr>
        <w:t xml:space="preserve"> provided by it in connection with this Agreement</w:t>
      </w:r>
      <w:r w:rsidRPr="00857124">
        <w:rPr>
          <w:rStyle w:val="FontStyle14"/>
          <w:sz w:val="20"/>
          <w:szCs w:val="20"/>
          <w:lang w:eastAsia="en-US"/>
        </w:rPr>
        <w:t>, its Background IP</w:t>
      </w:r>
      <w:r w:rsidR="00560109">
        <w:rPr>
          <w:rStyle w:val="FontStyle14"/>
          <w:sz w:val="20"/>
          <w:szCs w:val="20"/>
          <w:lang w:eastAsia="en-US"/>
        </w:rPr>
        <w:t xml:space="preserve">, </w:t>
      </w:r>
      <w:r w:rsidR="00560109">
        <w:rPr>
          <w:rFonts w:cs="Arial"/>
          <w:sz w:val="20"/>
          <w:szCs w:val="20"/>
        </w:rPr>
        <w:t>Confidential Information</w:t>
      </w:r>
      <w:r w:rsidRPr="0027139E" w:rsidR="0008017D">
        <w:rPr>
          <w:sz w:val="20"/>
        </w:rPr>
        <w:t xml:space="preserve"> (including</w:t>
      </w:r>
      <w:r w:rsidRPr="0027139E">
        <w:rPr>
          <w:sz w:val="20"/>
        </w:rPr>
        <w:t xml:space="preserve"> </w:t>
      </w:r>
      <w:r w:rsidRPr="00857124" w:rsidR="00F11BD0">
        <w:rPr>
          <w:rStyle w:val="FontStyle14"/>
          <w:sz w:val="20"/>
          <w:szCs w:val="20"/>
          <w:lang w:eastAsia="en-US"/>
        </w:rPr>
        <w:t>Subject Data</w:t>
      </w:r>
      <w:r w:rsidR="0008017D">
        <w:rPr>
          <w:rStyle w:val="FontStyle14"/>
          <w:sz w:val="20"/>
          <w:szCs w:val="20"/>
          <w:lang w:eastAsia="en-US"/>
        </w:rPr>
        <w:t>)</w:t>
      </w:r>
      <w:r w:rsidRPr="00857124" w:rsidR="00F11BD0">
        <w:rPr>
          <w:rStyle w:val="FontStyle14"/>
          <w:sz w:val="20"/>
          <w:szCs w:val="20"/>
          <w:lang w:eastAsia="en-US"/>
        </w:rPr>
        <w:t xml:space="preserve"> or Materials, </w:t>
      </w:r>
      <w:r w:rsidRPr="00857124">
        <w:rPr>
          <w:rStyle w:val="FontStyle14"/>
          <w:sz w:val="20"/>
          <w:szCs w:val="20"/>
          <w:lang w:eastAsia="en-US"/>
        </w:rPr>
        <w:t xml:space="preserve">the work performed pursuant to the terms of this Agreement, or the Foreground </w:t>
      </w:r>
      <w:r w:rsidRPr="00857124" w:rsidR="00B1692D">
        <w:rPr>
          <w:rStyle w:val="FontStyle14"/>
          <w:sz w:val="20"/>
          <w:szCs w:val="20"/>
        </w:rPr>
        <w:t>Results</w:t>
      </w:r>
      <w:r w:rsidRPr="00857124" w:rsidDel="00B1692D" w:rsidR="00B1692D">
        <w:rPr>
          <w:rStyle w:val="FontStyle14"/>
          <w:sz w:val="20"/>
          <w:szCs w:val="20"/>
          <w:lang w:eastAsia="en-US"/>
        </w:rPr>
        <w:t xml:space="preserve"> </w:t>
      </w:r>
      <w:r w:rsidRPr="00857124">
        <w:rPr>
          <w:rStyle w:val="FontStyle14"/>
          <w:sz w:val="20"/>
          <w:szCs w:val="20"/>
          <w:lang w:eastAsia="en-US"/>
        </w:rPr>
        <w:t>developed under this Agreement. Without limiting the generality of the foregoing, the Parties expressly disclaim any implied warranty, condition or representation that the said information, its Background IP</w:t>
      </w:r>
      <w:r w:rsidRPr="0027139E" w:rsidR="00560109">
        <w:rPr>
          <w:sz w:val="20"/>
        </w:rPr>
        <w:t xml:space="preserve">, </w:t>
      </w:r>
      <w:r w:rsidR="00560109">
        <w:rPr>
          <w:rFonts w:cs="Arial"/>
          <w:sz w:val="20"/>
          <w:szCs w:val="20"/>
        </w:rPr>
        <w:t>Confidential Information</w:t>
      </w:r>
      <w:r w:rsidR="0008017D">
        <w:rPr>
          <w:rStyle w:val="FontStyle14"/>
          <w:sz w:val="20"/>
          <w:szCs w:val="20"/>
          <w:lang w:eastAsia="en-US"/>
        </w:rPr>
        <w:t xml:space="preserve"> (including</w:t>
      </w:r>
      <w:r w:rsidRPr="00857124" w:rsidR="0008017D">
        <w:rPr>
          <w:rStyle w:val="FontStyle14"/>
          <w:sz w:val="20"/>
          <w:szCs w:val="20"/>
          <w:lang w:eastAsia="en-US"/>
        </w:rPr>
        <w:t xml:space="preserve"> Subject Data</w:t>
      </w:r>
      <w:r w:rsidR="0008017D">
        <w:rPr>
          <w:rStyle w:val="FontStyle14"/>
          <w:sz w:val="20"/>
          <w:szCs w:val="20"/>
          <w:lang w:eastAsia="en-US"/>
        </w:rPr>
        <w:t>)</w:t>
      </w:r>
      <w:r w:rsidR="00D52722">
        <w:rPr>
          <w:rStyle w:val="FontStyle14"/>
          <w:sz w:val="20"/>
          <w:szCs w:val="20"/>
          <w:lang w:eastAsia="en-US"/>
        </w:rPr>
        <w:t xml:space="preserve"> or</w:t>
      </w:r>
      <w:r w:rsidRPr="00857124" w:rsidR="00F11BD0">
        <w:rPr>
          <w:rStyle w:val="FontStyle14"/>
          <w:sz w:val="20"/>
          <w:szCs w:val="20"/>
          <w:lang w:eastAsia="en-US"/>
        </w:rPr>
        <w:t xml:space="preserve"> Materials </w:t>
      </w:r>
      <w:r w:rsidRPr="00D52722" w:rsidR="000B4AAE">
        <w:rPr>
          <w:rStyle w:val="FontStyle14"/>
          <w:sz w:val="20"/>
          <w:szCs w:val="20"/>
          <w:lang w:eastAsia="en-US"/>
        </w:rPr>
        <w:t xml:space="preserve">and/or </w:t>
      </w:r>
      <w:r w:rsidRPr="00D52722">
        <w:rPr>
          <w:rStyle w:val="FontStyle14"/>
          <w:sz w:val="20"/>
          <w:szCs w:val="20"/>
          <w:lang w:eastAsia="en-US"/>
        </w:rPr>
        <w:t xml:space="preserve">the Foreground </w:t>
      </w:r>
      <w:r w:rsidRPr="00D52722" w:rsidR="00B1692D">
        <w:rPr>
          <w:rStyle w:val="FontStyle14"/>
          <w:sz w:val="20"/>
          <w:szCs w:val="20"/>
        </w:rPr>
        <w:t>Results</w:t>
      </w:r>
      <w:r w:rsidRPr="00D52722" w:rsidDel="00B1692D" w:rsidR="00B1692D">
        <w:rPr>
          <w:rStyle w:val="FontStyle14"/>
          <w:sz w:val="20"/>
          <w:szCs w:val="20"/>
          <w:lang w:eastAsia="en-US"/>
        </w:rPr>
        <w:t xml:space="preserve"> </w:t>
      </w:r>
      <w:r w:rsidRPr="00D52722">
        <w:rPr>
          <w:rStyle w:val="FontStyle14"/>
          <w:sz w:val="20"/>
          <w:szCs w:val="20"/>
          <w:lang w:eastAsia="en-US"/>
        </w:rPr>
        <w:t>developed under this Agreement</w:t>
      </w:r>
      <w:r w:rsidRPr="00857124">
        <w:rPr>
          <w:rStyle w:val="FontStyle14"/>
          <w:sz w:val="20"/>
          <w:szCs w:val="20"/>
          <w:lang w:eastAsia="en-US"/>
        </w:rPr>
        <w:t>:</w:t>
      </w:r>
    </w:p>
    <w:p w:rsidRPr="00857124" w:rsidR="00ED006F" w:rsidP="00FE1A98" w:rsidRDefault="00ED006F" w14:paraId="35E38304" w14:textId="77777777">
      <w:pPr>
        <w:pStyle w:val="Style6"/>
        <w:widowControl/>
        <w:tabs>
          <w:tab w:val="left" w:pos="720"/>
        </w:tabs>
        <w:spacing w:line="240" w:lineRule="auto"/>
        <w:ind w:firstLine="0"/>
        <w:rPr>
          <w:rStyle w:val="FontStyle14"/>
          <w:sz w:val="20"/>
          <w:szCs w:val="20"/>
          <w:lang w:eastAsia="en-US"/>
        </w:rPr>
      </w:pPr>
    </w:p>
    <w:p w:rsidRPr="00857124" w:rsidR="00ED006F" w:rsidP="00E97ADB" w:rsidRDefault="00ED006F" w14:paraId="742606FE" w14:textId="77777777">
      <w:pPr>
        <w:pStyle w:val="Style6"/>
        <w:widowControl/>
        <w:numPr>
          <w:ilvl w:val="0"/>
          <w:numId w:val="7"/>
        </w:numPr>
        <w:spacing w:line="240" w:lineRule="auto"/>
        <w:ind w:left="1440" w:hanging="720"/>
        <w:rPr>
          <w:rStyle w:val="FontStyle14"/>
          <w:sz w:val="20"/>
          <w:szCs w:val="20"/>
          <w:lang w:eastAsia="en-US"/>
        </w:rPr>
      </w:pPr>
      <w:r w:rsidRPr="00857124">
        <w:rPr>
          <w:rStyle w:val="FontStyle14"/>
          <w:sz w:val="20"/>
          <w:szCs w:val="20"/>
          <w:lang w:eastAsia="en-US"/>
        </w:rPr>
        <w:t>shall correspond with a particular description;</w:t>
      </w:r>
    </w:p>
    <w:p w:rsidRPr="00857124" w:rsidR="00ED006F" w:rsidP="00FE1A98" w:rsidRDefault="00ED006F" w14:paraId="71E7369B" w14:textId="77777777">
      <w:pPr>
        <w:pStyle w:val="Style6"/>
        <w:widowControl/>
        <w:spacing w:line="240" w:lineRule="auto"/>
        <w:ind w:left="1440" w:hanging="720"/>
        <w:rPr>
          <w:rStyle w:val="FontStyle14"/>
          <w:sz w:val="20"/>
          <w:szCs w:val="20"/>
          <w:lang w:eastAsia="en-US"/>
        </w:rPr>
      </w:pPr>
    </w:p>
    <w:p w:rsidRPr="00857124" w:rsidR="00ED006F" w:rsidP="00E97ADB" w:rsidRDefault="00ED006F" w14:paraId="4E26CDB8" w14:textId="77777777">
      <w:pPr>
        <w:pStyle w:val="Style6"/>
        <w:widowControl/>
        <w:numPr>
          <w:ilvl w:val="0"/>
          <w:numId w:val="7"/>
        </w:numPr>
        <w:spacing w:line="240" w:lineRule="auto"/>
        <w:ind w:left="1440" w:hanging="720"/>
        <w:rPr>
          <w:rStyle w:val="FontStyle14"/>
          <w:sz w:val="20"/>
          <w:szCs w:val="20"/>
          <w:lang w:eastAsia="en-US"/>
        </w:rPr>
      </w:pPr>
      <w:r w:rsidRPr="00857124">
        <w:rPr>
          <w:rStyle w:val="FontStyle14"/>
          <w:sz w:val="20"/>
          <w:szCs w:val="20"/>
          <w:lang w:eastAsia="en-US"/>
        </w:rPr>
        <w:t>is of a merchantable satisfactory quality;</w:t>
      </w:r>
    </w:p>
    <w:p w:rsidRPr="00857124" w:rsidR="00ED006F" w:rsidP="00FE1A98" w:rsidRDefault="00ED006F" w14:paraId="41AEFDF6" w14:textId="77777777">
      <w:pPr>
        <w:pStyle w:val="Style6"/>
        <w:widowControl/>
        <w:spacing w:line="240" w:lineRule="auto"/>
        <w:ind w:left="1440" w:hanging="720"/>
        <w:rPr>
          <w:rStyle w:val="FontStyle14"/>
          <w:sz w:val="20"/>
          <w:szCs w:val="20"/>
          <w:lang w:eastAsia="en-US"/>
        </w:rPr>
      </w:pPr>
    </w:p>
    <w:p w:rsidRPr="00857124" w:rsidR="00ED006F" w:rsidP="00E97ADB" w:rsidRDefault="00ED006F" w14:paraId="71519257" w14:textId="77777777">
      <w:pPr>
        <w:pStyle w:val="Style6"/>
        <w:widowControl/>
        <w:numPr>
          <w:ilvl w:val="0"/>
          <w:numId w:val="7"/>
        </w:numPr>
        <w:spacing w:line="240" w:lineRule="auto"/>
        <w:ind w:left="1440" w:hanging="720"/>
        <w:rPr>
          <w:rStyle w:val="FontStyle14"/>
          <w:sz w:val="20"/>
          <w:szCs w:val="20"/>
          <w:lang w:eastAsia="en-US"/>
        </w:rPr>
      </w:pPr>
      <w:r w:rsidRPr="00857124">
        <w:rPr>
          <w:rStyle w:val="FontStyle14"/>
          <w:sz w:val="20"/>
          <w:szCs w:val="20"/>
          <w:lang w:eastAsia="en-US"/>
        </w:rPr>
        <w:t>is fit for a particular purpose; or</w:t>
      </w:r>
    </w:p>
    <w:p w:rsidRPr="00857124" w:rsidR="00ED006F" w:rsidP="00FE1A98" w:rsidRDefault="00ED006F" w14:paraId="61681AD9" w14:textId="77777777">
      <w:pPr>
        <w:pStyle w:val="Style6"/>
        <w:widowControl/>
        <w:spacing w:line="240" w:lineRule="auto"/>
        <w:ind w:left="1440" w:hanging="720"/>
        <w:rPr>
          <w:rStyle w:val="FontStyle14"/>
          <w:sz w:val="20"/>
          <w:szCs w:val="20"/>
          <w:lang w:eastAsia="en-US"/>
        </w:rPr>
      </w:pPr>
    </w:p>
    <w:p w:rsidRPr="00857124" w:rsidR="00ED006F" w:rsidP="00E97ADB" w:rsidRDefault="00ED006F" w14:paraId="71DAF1C9" w14:textId="77777777">
      <w:pPr>
        <w:pStyle w:val="Style6"/>
        <w:widowControl/>
        <w:numPr>
          <w:ilvl w:val="0"/>
          <w:numId w:val="7"/>
        </w:numPr>
        <w:spacing w:line="240" w:lineRule="auto"/>
        <w:ind w:left="1440" w:hanging="720"/>
        <w:rPr>
          <w:rStyle w:val="FontStyle14"/>
          <w:sz w:val="20"/>
          <w:szCs w:val="20"/>
          <w:lang w:eastAsia="en-US"/>
        </w:rPr>
      </w:pPr>
      <w:r w:rsidRPr="00857124">
        <w:rPr>
          <w:rStyle w:val="FontStyle14"/>
          <w:sz w:val="20"/>
          <w:szCs w:val="20"/>
          <w:lang w:eastAsia="en-US"/>
        </w:rPr>
        <w:t>is durable for a reasonable period of time.</w:t>
      </w:r>
    </w:p>
    <w:p w:rsidRPr="00857124" w:rsidR="00ED006F" w:rsidP="00FE1A98" w:rsidRDefault="00ED006F" w14:paraId="777AAEFE" w14:textId="77777777">
      <w:pPr>
        <w:pStyle w:val="Style6"/>
        <w:widowControl/>
        <w:tabs>
          <w:tab w:val="left" w:pos="1349"/>
        </w:tabs>
        <w:spacing w:line="240" w:lineRule="auto"/>
        <w:ind w:firstLine="0"/>
        <w:rPr>
          <w:rStyle w:val="FontStyle14"/>
          <w:sz w:val="20"/>
          <w:szCs w:val="20"/>
          <w:lang w:eastAsia="en-US"/>
        </w:rPr>
      </w:pPr>
    </w:p>
    <w:p w:rsidRPr="00857124" w:rsidR="00ED006F" w:rsidP="00E97ADB" w:rsidRDefault="00ED006F" w14:paraId="38983398" w14:textId="358C8AB3">
      <w:pPr>
        <w:pStyle w:val="Style6"/>
        <w:widowControl/>
        <w:numPr>
          <w:ilvl w:val="1"/>
          <w:numId w:val="19"/>
        </w:numPr>
        <w:tabs>
          <w:tab w:val="left" w:pos="720"/>
        </w:tabs>
        <w:spacing w:line="240" w:lineRule="auto"/>
        <w:ind w:left="720" w:hanging="720"/>
        <w:rPr>
          <w:rStyle w:val="FontStyle14"/>
          <w:sz w:val="20"/>
          <w:szCs w:val="20"/>
          <w:lang w:eastAsia="en-US"/>
        </w:rPr>
      </w:pPr>
      <w:r w:rsidRPr="00857124">
        <w:rPr>
          <w:rStyle w:val="FontStyle14"/>
          <w:sz w:val="20"/>
          <w:szCs w:val="20"/>
          <w:lang w:eastAsia="en-US"/>
        </w:rPr>
        <w:t>Nothing in this Agreement shall be construed as:</w:t>
      </w:r>
    </w:p>
    <w:p w:rsidRPr="00857124" w:rsidR="00ED006F" w:rsidP="00FE1A98" w:rsidRDefault="00ED006F" w14:paraId="420028A8" w14:textId="77777777">
      <w:pPr>
        <w:pStyle w:val="Style6"/>
        <w:widowControl/>
        <w:tabs>
          <w:tab w:val="left" w:pos="658"/>
        </w:tabs>
        <w:spacing w:line="240" w:lineRule="auto"/>
        <w:ind w:firstLine="0"/>
        <w:rPr>
          <w:rStyle w:val="FontStyle14"/>
          <w:sz w:val="20"/>
          <w:szCs w:val="20"/>
          <w:lang w:eastAsia="en-US"/>
        </w:rPr>
      </w:pPr>
    </w:p>
    <w:p w:rsidRPr="00857124" w:rsidR="00ED006F" w:rsidP="00E97ADB" w:rsidRDefault="00265B22" w14:paraId="1B249817" w14:textId="43AA9BCE">
      <w:pPr>
        <w:pStyle w:val="Style2"/>
        <w:widowControl/>
        <w:numPr>
          <w:ilvl w:val="0"/>
          <w:numId w:val="8"/>
        </w:numPr>
        <w:spacing w:line="240" w:lineRule="auto"/>
        <w:ind w:left="1440" w:hanging="720"/>
        <w:rPr>
          <w:rStyle w:val="FontStyle14"/>
          <w:sz w:val="20"/>
          <w:szCs w:val="20"/>
          <w:lang w:eastAsia="en-US"/>
        </w:rPr>
      </w:pPr>
      <w:r w:rsidRPr="00857124">
        <w:rPr>
          <w:rStyle w:val="FontStyle14"/>
          <w:sz w:val="20"/>
          <w:szCs w:val="20"/>
          <w:lang w:eastAsia="en-US"/>
        </w:rPr>
        <w:t xml:space="preserve">a warranty by </w:t>
      </w:r>
      <w:r w:rsidRPr="00857124" w:rsidR="00DA1804">
        <w:rPr>
          <w:rStyle w:val="FontStyle14"/>
          <w:sz w:val="20"/>
          <w:szCs w:val="20"/>
          <w:lang w:eastAsia="en-US"/>
        </w:rPr>
        <w:t>the Institution</w:t>
      </w:r>
      <w:r w:rsidRPr="00857124">
        <w:rPr>
          <w:rStyle w:val="FontStyle14"/>
          <w:sz w:val="20"/>
          <w:szCs w:val="20"/>
          <w:lang w:eastAsia="en-US"/>
        </w:rPr>
        <w:t xml:space="preserve"> </w:t>
      </w:r>
      <w:r w:rsidRPr="00857124" w:rsidR="00ED006F">
        <w:rPr>
          <w:rStyle w:val="FontStyle14"/>
          <w:sz w:val="20"/>
          <w:szCs w:val="20"/>
          <w:lang w:eastAsia="en-US"/>
        </w:rPr>
        <w:t>that anything made, used, sold or otherwise disposed of in connection with its Background IP</w:t>
      </w:r>
      <w:r w:rsidRPr="0027139E" w:rsidR="003A643F">
        <w:rPr>
          <w:sz w:val="20"/>
        </w:rPr>
        <w:t xml:space="preserve">, </w:t>
      </w:r>
      <w:r w:rsidR="003A643F">
        <w:rPr>
          <w:rFonts w:cs="Arial"/>
          <w:sz w:val="20"/>
          <w:szCs w:val="20"/>
        </w:rPr>
        <w:t>Confidential Information (including Subject Data) and Materials</w:t>
      </w:r>
      <w:r w:rsidRPr="00857124" w:rsidR="00ED006F">
        <w:rPr>
          <w:rStyle w:val="FontStyle14"/>
          <w:sz w:val="20"/>
          <w:szCs w:val="20"/>
          <w:lang w:eastAsia="en-US"/>
        </w:rPr>
        <w:t xml:space="preserve"> disclosed or introduced hereunder </w:t>
      </w:r>
      <w:r w:rsidRPr="00D52722" w:rsidR="00ED006F">
        <w:rPr>
          <w:rStyle w:val="FontStyle14"/>
          <w:sz w:val="20"/>
          <w:szCs w:val="20"/>
          <w:lang w:eastAsia="en-US"/>
        </w:rPr>
        <w:t xml:space="preserve">or that the Foreground </w:t>
      </w:r>
      <w:r w:rsidRPr="00D52722" w:rsidR="00B1692D">
        <w:rPr>
          <w:rStyle w:val="FontStyle14"/>
          <w:sz w:val="20"/>
          <w:szCs w:val="20"/>
        </w:rPr>
        <w:t>Results</w:t>
      </w:r>
      <w:r w:rsidRPr="00D52722" w:rsidDel="00B1692D" w:rsidR="00B1692D">
        <w:rPr>
          <w:rStyle w:val="FontStyle14"/>
          <w:sz w:val="20"/>
          <w:szCs w:val="20"/>
          <w:lang w:eastAsia="en-US"/>
        </w:rPr>
        <w:t xml:space="preserve"> </w:t>
      </w:r>
      <w:r w:rsidRPr="00D52722" w:rsidR="00ED006F">
        <w:rPr>
          <w:rStyle w:val="FontStyle14"/>
          <w:sz w:val="20"/>
          <w:szCs w:val="20"/>
          <w:lang w:eastAsia="en-US"/>
        </w:rPr>
        <w:t xml:space="preserve">developed </w:t>
      </w:r>
      <w:r w:rsidRPr="00D52722" w:rsidR="00B1692D">
        <w:rPr>
          <w:rStyle w:val="FontStyle14"/>
          <w:sz w:val="20"/>
          <w:szCs w:val="20"/>
          <w:lang w:eastAsia="en-US"/>
        </w:rPr>
        <w:t>are</w:t>
      </w:r>
      <w:r w:rsidRPr="00857124" w:rsidR="00B1692D">
        <w:rPr>
          <w:rStyle w:val="FontStyle14"/>
          <w:sz w:val="20"/>
          <w:szCs w:val="20"/>
          <w:lang w:eastAsia="en-US"/>
        </w:rPr>
        <w:t xml:space="preserve"> </w:t>
      </w:r>
      <w:r w:rsidRPr="00857124" w:rsidR="00ED006F">
        <w:rPr>
          <w:rStyle w:val="FontStyle14"/>
          <w:sz w:val="20"/>
          <w:szCs w:val="20"/>
          <w:lang w:eastAsia="en-US"/>
        </w:rPr>
        <w:t xml:space="preserve">or will be free from infringement of patents, copyrights, trademarks, industrial designs or other </w:t>
      </w:r>
      <w:r w:rsidRPr="00857124" w:rsidR="00D878E0">
        <w:rPr>
          <w:rStyle w:val="FontStyle14"/>
          <w:sz w:val="20"/>
          <w:szCs w:val="20"/>
          <w:lang w:eastAsia="en-US"/>
        </w:rPr>
        <w:t>I</w:t>
      </w:r>
      <w:r w:rsidRPr="00857124" w:rsidR="00ED006F">
        <w:rPr>
          <w:rStyle w:val="FontStyle14"/>
          <w:sz w:val="20"/>
          <w:szCs w:val="20"/>
          <w:lang w:eastAsia="en-US"/>
        </w:rPr>
        <w:t xml:space="preserve">ntellectual </w:t>
      </w:r>
      <w:r w:rsidRPr="00857124" w:rsidR="00D878E0">
        <w:rPr>
          <w:rStyle w:val="FontStyle14"/>
          <w:sz w:val="20"/>
          <w:szCs w:val="20"/>
          <w:lang w:eastAsia="en-US"/>
        </w:rPr>
        <w:t>P</w:t>
      </w:r>
      <w:r w:rsidRPr="00857124" w:rsidR="00ED006F">
        <w:rPr>
          <w:rStyle w:val="FontStyle14"/>
          <w:sz w:val="20"/>
          <w:szCs w:val="20"/>
          <w:lang w:eastAsia="en-US"/>
        </w:rPr>
        <w:t>roperty rights of any third party; or</w:t>
      </w:r>
    </w:p>
    <w:p w:rsidRPr="00857124" w:rsidR="00ED006F" w:rsidP="00FE1A98" w:rsidRDefault="00ED006F" w14:paraId="65EB62C6" w14:textId="77777777">
      <w:pPr>
        <w:pStyle w:val="Style2"/>
        <w:widowControl/>
        <w:spacing w:line="240" w:lineRule="auto"/>
        <w:ind w:left="1440" w:hanging="720"/>
        <w:rPr>
          <w:rStyle w:val="FontStyle14"/>
          <w:sz w:val="20"/>
          <w:szCs w:val="20"/>
          <w:lang w:eastAsia="en-US"/>
        </w:rPr>
      </w:pPr>
    </w:p>
    <w:p w:rsidRPr="00857124" w:rsidR="00ED006F" w:rsidP="00E97ADB" w:rsidRDefault="00EC24A9" w14:paraId="12393D85" w14:textId="311D4269">
      <w:pPr>
        <w:pStyle w:val="Style2"/>
        <w:widowControl/>
        <w:numPr>
          <w:ilvl w:val="0"/>
          <w:numId w:val="8"/>
        </w:numPr>
        <w:spacing w:line="240" w:lineRule="auto"/>
        <w:ind w:left="1440" w:hanging="720"/>
        <w:rPr>
          <w:rStyle w:val="FontStyle14"/>
          <w:sz w:val="20"/>
          <w:szCs w:val="20"/>
          <w:lang w:eastAsia="en-US"/>
        </w:rPr>
      </w:pPr>
      <w:r w:rsidRPr="00857124">
        <w:rPr>
          <w:rStyle w:val="FontStyle14"/>
          <w:sz w:val="20"/>
          <w:szCs w:val="20"/>
          <w:lang w:eastAsia="en-US"/>
        </w:rPr>
        <w:t>subject to Clause 9.</w:t>
      </w:r>
      <w:r w:rsidR="00670335">
        <w:rPr>
          <w:rStyle w:val="FontStyle14"/>
          <w:sz w:val="20"/>
          <w:szCs w:val="20"/>
          <w:lang w:eastAsia="en-US"/>
        </w:rPr>
        <w:t>4</w:t>
      </w:r>
      <w:r w:rsidRPr="00857124">
        <w:rPr>
          <w:rStyle w:val="FontStyle14"/>
          <w:sz w:val="20"/>
          <w:szCs w:val="20"/>
          <w:lang w:eastAsia="en-US"/>
        </w:rPr>
        <w:t xml:space="preserve">, </w:t>
      </w:r>
      <w:r w:rsidRPr="00857124" w:rsidR="002A1953">
        <w:rPr>
          <w:rStyle w:val="FontStyle14"/>
          <w:sz w:val="20"/>
          <w:szCs w:val="20"/>
          <w:lang w:eastAsia="en-US"/>
        </w:rPr>
        <w:t xml:space="preserve">an obligation on </w:t>
      </w:r>
      <w:r w:rsidRPr="00857124" w:rsidR="00DA1804">
        <w:rPr>
          <w:rStyle w:val="FontStyle14"/>
          <w:sz w:val="20"/>
          <w:szCs w:val="20"/>
          <w:lang w:eastAsia="en-US"/>
        </w:rPr>
        <w:t>the Institution</w:t>
      </w:r>
      <w:r w:rsidRPr="00857124" w:rsidR="00ED006F">
        <w:rPr>
          <w:rStyle w:val="FontStyle14"/>
          <w:sz w:val="20"/>
          <w:szCs w:val="20"/>
          <w:lang w:eastAsia="en-US"/>
        </w:rPr>
        <w:t xml:space="preserve"> to bring or prosecute or defend actions or suits against or by third parties for infringement of </w:t>
      </w:r>
      <w:r w:rsidRPr="00857124" w:rsidR="00D878E0">
        <w:rPr>
          <w:rStyle w:val="FontStyle14"/>
          <w:sz w:val="20"/>
          <w:szCs w:val="20"/>
          <w:lang w:eastAsia="en-US"/>
        </w:rPr>
        <w:t>I</w:t>
      </w:r>
      <w:r w:rsidRPr="00857124" w:rsidR="00ED006F">
        <w:rPr>
          <w:rStyle w:val="FontStyle14"/>
          <w:sz w:val="20"/>
          <w:szCs w:val="20"/>
          <w:lang w:eastAsia="en-US"/>
        </w:rPr>
        <w:t xml:space="preserve">ntellectual </w:t>
      </w:r>
      <w:r w:rsidRPr="00857124" w:rsidR="00D878E0">
        <w:rPr>
          <w:rStyle w:val="FontStyle14"/>
          <w:sz w:val="20"/>
          <w:szCs w:val="20"/>
          <w:lang w:eastAsia="en-US"/>
        </w:rPr>
        <w:t>P</w:t>
      </w:r>
      <w:r w:rsidRPr="00857124" w:rsidR="00ED006F">
        <w:rPr>
          <w:rStyle w:val="FontStyle14"/>
          <w:sz w:val="20"/>
          <w:szCs w:val="20"/>
          <w:lang w:eastAsia="en-US"/>
        </w:rPr>
        <w:t>roperty or contractual rights, whether in connection with its Background IP</w:t>
      </w:r>
      <w:r w:rsidRPr="0027139E" w:rsidR="00AC2490">
        <w:rPr>
          <w:sz w:val="20"/>
        </w:rPr>
        <w:t xml:space="preserve">, </w:t>
      </w:r>
      <w:r w:rsidR="003A643F">
        <w:rPr>
          <w:rFonts w:cs="Arial"/>
          <w:sz w:val="20"/>
          <w:szCs w:val="20"/>
        </w:rPr>
        <w:t>Confidential Infor</w:t>
      </w:r>
      <w:r w:rsidR="00670335">
        <w:rPr>
          <w:rFonts w:cs="Arial"/>
          <w:sz w:val="20"/>
          <w:szCs w:val="20"/>
        </w:rPr>
        <w:t>mation (including Subject Data),</w:t>
      </w:r>
      <w:r w:rsidR="003A643F">
        <w:rPr>
          <w:rFonts w:cs="Arial"/>
          <w:sz w:val="20"/>
          <w:szCs w:val="20"/>
        </w:rPr>
        <w:t xml:space="preserve"> Materials, </w:t>
      </w:r>
      <w:r w:rsidRPr="0027139E" w:rsidR="00AC2490">
        <w:rPr>
          <w:sz w:val="20"/>
        </w:rPr>
        <w:t>the Foreground Results</w:t>
      </w:r>
      <w:r w:rsidRPr="00857124" w:rsidR="000E7DF6">
        <w:rPr>
          <w:rStyle w:val="FontStyle14"/>
          <w:sz w:val="20"/>
          <w:szCs w:val="20"/>
          <w:lang w:eastAsia="en-US"/>
        </w:rPr>
        <w:t xml:space="preserve"> or otherwise</w:t>
      </w:r>
      <w:r w:rsidRPr="00857124" w:rsidR="00ED006F">
        <w:rPr>
          <w:rStyle w:val="FontStyle14"/>
          <w:sz w:val="20"/>
          <w:szCs w:val="20"/>
          <w:lang w:eastAsia="en-US"/>
        </w:rPr>
        <w:t>.</w:t>
      </w:r>
    </w:p>
    <w:p w:rsidRPr="00857124" w:rsidR="00ED006F" w:rsidP="00FE1A98" w:rsidRDefault="00ED006F" w14:paraId="38F9C6E6" w14:textId="77777777">
      <w:pPr>
        <w:pStyle w:val="Style6"/>
        <w:widowControl/>
        <w:tabs>
          <w:tab w:val="left" w:pos="658"/>
        </w:tabs>
        <w:spacing w:line="240" w:lineRule="auto"/>
        <w:ind w:firstLine="0"/>
        <w:rPr>
          <w:rStyle w:val="FontStyle14"/>
          <w:sz w:val="20"/>
          <w:szCs w:val="20"/>
          <w:lang w:eastAsia="en-US"/>
        </w:rPr>
      </w:pPr>
    </w:p>
    <w:p w:rsidRPr="00857124" w:rsidR="00241053" w:rsidP="00E97ADB" w:rsidRDefault="00241053" w14:paraId="7648A7D0" w14:textId="49A5686E">
      <w:pPr>
        <w:pStyle w:val="Style6"/>
        <w:widowControl/>
        <w:numPr>
          <w:ilvl w:val="1"/>
          <w:numId w:val="19"/>
        </w:numPr>
        <w:tabs>
          <w:tab w:val="left" w:pos="720"/>
        </w:tabs>
        <w:spacing w:line="240" w:lineRule="auto"/>
        <w:ind w:left="720" w:hanging="720"/>
        <w:rPr>
          <w:rFonts w:cs="Arial"/>
          <w:sz w:val="20"/>
          <w:szCs w:val="20"/>
          <w:lang w:eastAsia="en-US"/>
        </w:rPr>
      </w:pPr>
      <w:r w:rsidRPr="00857124">
        <w:rPr>
          <w:rFonts w:cs="Arial"/>
          <w:sz w:val="20"/>
          <w:szCs w:val="20"/>
        </w:rPr>
        <w:t>The Collaborator acknowledges that it has not entered into this Agreement in reliance on, and shall have no remedies in respect of, any representation or warranty that is not expressly set out in this Agreement, and the Collaborator agrees that it shall not have any claim for innocent or negligent misrepresentation on the basis of any statement in this Agreement.</w:t>
      </w:r>
    </w:p>
    <w:p w:rsidRPr="00857124" w:rsidR="00241053" w:rsidP="00405217" w:rsidRDefault="00241053" w14:paraId="25695DE1" w14:textId="77777777">
      <w:pPr>
        <w:pStyle w:val="Style6"/>
        <w:widowControl/>
        <w:tabs>
          <w:tab w:val="left" w:pos="720"/>
        </w:tabs>
        <w:spacing w:line="240" w:lineRule="auto"/>
        <w:ind w:left="720" w:firstLine="0"/>
        <w:rPr>
          <w:rFonts w:cs="Arial"/>
          <w:sz w:val="20"/>
          <w:szCs w:val="20"/>
          <w:lang w:eastAsia="en-US"/>
        </w:rPr>
      </w:pPr>
    </w:p>
    <w:p w:rsidRPr="00857124" w:rsidR="00ED006F" w:rsidP="00E97ADB" w:rsidRDefault="00166C40" w14:paraId="61502624" w14:textId="474FE42F">
      <w:pPr>
        <w:pStyle w:val="Style6"/>
        <w:widowControl/>
        <w:numPr>
          <w:ilvl w:val="1"/>
          <w:numId w:val="19"/>
        </w:numPr>
        <w:tabs>
          <w:tab w:val="left" w:pos="720"/>
        </w:tabs>
        <w:spacing w:line="240" w:lineRule="auto"/>
        <w:ind w:left="720" w:hanging="720"/>
        <w:rPr>
          <w:rStyle w:val="FontStyle14"/>
          <w:sz w:val="20"/>
          <w:szCs w:val="20"/>
          <w:lang w:eastAsia="en-US"/>
        </w:rPr>
      </w:pPr>
      <w:r>
        <w:rPr>
          <w:rFonts w:cs="Arial"/>
          <w:sz w:val="20"/>
          <w:szCs w:val="20"/>
        </w:rPr>
        <w:t xml:space="preserve">. </w:t>
      </w:r>
      <w:r w:rsidRPr="00166C40">
        <w:rPr>
          <w:rFonts w:cs="Arial"/>
          <w:sz w:val="20"/>
          <w:szCs w:val="20"/>
        </w:rPr>
        <w:t>Save for a breach of Clause 7 and Clause 8, no Party shall, to the fullest extent allowed by applicable law, be liable to the other Party under any bases of liability, for any loss of revenue or profit, loss of business or business opportunity or loss of goodwill or any indirect, incidental, special or consequential loss arising out of or in connection with this Agreement.</w:t>
      </w:r>
      <w:r w:rsidRPr="00857124" w:rsidR="002323E3">
        <w:rPr>
          <w:rFonts w:cs="Arial"/>
          <w:sz w:val="20"/>
          <w:szCs w:val="20"/>
        </w:rPr>
        <w:t>.</w:t>
      </w:r>
    </w:p>
    <w:p w:rsidRPr="00857124" w:rsidR="00ED006F" w:rsidP="00FE1A98" w:rsidRDefault="00ED006F" w14:paraId="5AD422F2" w14:textId="77777777">
      <w:pPr>
        <w:pStyle w:val="Style6"/>
        <w:widowControl/>
        <w:tabs>
          <w:tab w:val="left" w:pos="658"/>
        </w:tabs>
        <w:spacing w:line="240" w:lineRule="auto"/>
        <w:ind w:firstLine="0"/>
        <w:rPr>
          <w:rStyle w:val="FontStyle14"/>
          <w:sz w:val="20"/>
          <w:szCs w:val="20"/>
          <w:lang w:eastAsia="en-US"/>
        </w:rPr>
      </w:pPr>
    </w:p>
    <w:p w:rsidRPr="00857124" w:rsidR="00525AC9" w:rsidP="00E97ADB" w:rsidRDefault="00ED006F" w14:paraId="7145AB4E" w14:textId="02EE709C">
      <w:pPr>
        <w:pStyle w:val="Style6"/>
        <w:widowControl/>
        <w:numPr>
          <w:ilvl w:val="1"/>
          <w:numId w:val="19"/>
        </w:numPr>
        <w:tabs>
          <w:tab w:val="left" w:pos="720"/>
        </w:tabs>
        <w:spacing w:line="240" w:lineRule="auto"/>
        <w:ind w:left="720" w:hanging="720"/>
        <w:rPr>
          <w:rStyle w:val="FontStyle14"/>
          <w:sz w:val="20"/>
          <w:szCs w:val="20"/>
          <w:lang w:eastAsia="en-US"/>
        </w:rPr>
      </w:pPr>
      <w:r w:rsidRPr="00857124">
        <w:rPr>
          <w:rStyle w:val="FontStyle14"/>
          <w:sz w:val="20"/>
          <w:szCs w:val="20"/>
          <w:lang w:eastAsia="en-US"/>
        </w:rPr>
        <w:t>Notwithstanding anything to the contrary, a Party’s total liability under this Agreement, how</w:t>
      </w:r>
      <w:r w:rsidRPr="00857124" w:rsidR="00525AC9">
        <w:rPr>
          <w:rStyle w:val="FontStyle14"/>
          <w:sz w:val="20"/>
          <w:szCs w:val="20"/>
          <w:lang w:eastAsia="en-US"/>
        </w:rPr>
        <w:t>so</w:t>
      </w:r>
      <w:r w:rsidRPr="00857124">
        <w:rPr>
          <w:rStyle w:val="FontStyle14"/>
          <w:sz w:val="20"/>
          <w:szCs w:val="20"/>
          <w:lang w:eastAsia="en-US"/>
        </w:rPr>
        <w:t xml:space="preserve">ever arising, shall not exceed </w:t>
      </w:r>
      <w:r w:rsidR="0029123E">
        <w:rPr>
          <w:rStyle w:val="FontStyle14"/>
          <w:sz w:val="20"/>
          <w:szCs w:val="20"/>
          <w:lang w:eastAsia="en-US"/>
        </w:rPr>
        <w:t>S$10,000</w:t>
      </w:r>
      <w:r w:rsidRPr="00857124" w:rsidR="00525AC9">
        <w:rPr>
          <w:rStyle w:val="FontStyle14"/>
          <w:sz w:val="20"/>
          <w:szCs w:val="20"/>
          <w:lang w:eastAsia="en-US"/>
        </w:rPr>
        <w:t xml:space="preserve">, provided however that such cap on each Party’s liability does not apply to: </w:t>
      </w:r>
    </w:p>
    <w:p w:rsidRPr="00857124" w:rsidR="00525AC9" w:rsidP="00B53E3A" w:rsidRDefault="00525AC9" w14:paraId="0DA7FB70" w14:textId="77777777">
      <w:pPr>
        <w:pStyle w:val="ListParagraph"/>
        <w:rPr>
          <w:rStyle w:val="FontStyle14"/>
          <w:sz w:val="20"/>
          <w:szCs w:val="20"/>
          <w:lang w:eastAsia="en-US"/>
        </w:rPr>
      </w:pPr>
    </w:p>
    <w:p w:rsidRPr="00857124" w:rsidR="00525AC9" w:rsidP="00E97ADB" w:rsidRDefault="00525AC9" w14:paraId="716FE95B" w14:textId="1062C234">
      <w:pPr>
        <w:pStyle w:val="Style6"/>
        <w:widowControl/>
        <w:numPr>
          <w:ilvl w:val="2"/>
          <w:numId w:val="6"/>
        </w:numPr>
        <w:tabs>
          <w:tab w:val="left" w:pos="720"/>
        </w:tabs>
        <w:spacing w:line="240" w:lineRule="auto"/>
        <w:ind w:left="1440" w:hanging="720"/>
        <w:rPr>
          <w:rFonts w:cs="Arial"/>
          <w:sz w:val="20"/>
          <w:szCs w:val="20"/>
        </w:rPr>
      </w:pPr>
      <w:r w:rsidRPr="00857124">
        <w:rPr>
          <w:rFonts w:cs="Arial"/>
          <w:sz w:val="20"/>
          <w:szCs w:val="20"/>
        </w:rPr>
        <w:t xml:space="preserve">each Party’s obligation to pay expenses incurred in the </w:t>
      </w:r>
      <w:r w:rsidR="00670335">
        <w:rPr>
          <w:rFonts w:cs="Arial"/>
          <w:sz w:val="20"/>
          <w:szCs w:val="20"/>
        </w:rPr>
        <w:t>enforcement</w:t>
      </w:r>
      <w:r w:rsidRPr="00857124">
        <w:rPr>
          <w:rFonts w:cs="Arial"/>
          <w:sz w:val="20"/>
          <w:szCs w:val="20"/>
        </w:rPr>
        <w:t xml:space="preserve"> of Foreground </w:t>
      </w:r>
      <w:r w:rsidR="00670335">
        <w:rPr>
          <w:rFonts w:cs="Arial"/>
          <w:sz w:val="20"/>
          <w:szCs w:val="20"/>
        </w:rPr>
        <w:t>Results against any third party infringement,</w:t>
      </w:r>
      <w:r w:rsidRPr="00D87408" w:rsidR="00670335">
        <w:rPr>
          <w:rFonts w:cs="Arial"/>
          <w:sz w:val="20"/>
          <w:szCs w:val="20"/>
        </w:rPr>
        <w:t xml:space="preserve"> </w:t>
      </w:r>
      <w:r w:rsidRPr="00E57474" w:rsidR="00670335">
        <w:rPr>
          <w:rFonts w:cs="Arial"/>
          <w:sz w:val="20"/>
          <w:szCs w:val="20"/>
        </w:rPr>
        <w:t>unauthorised possession, use and/or disclosure</w:t>
      </w:r>
      <w:r w:rsidR="00670335">
        <w:rPr>
          <w:rFonts w:cs="Arial"/>
          <w:sz w:val="20"/>
          <w:szCs w:val="20"/>
        </w:rPr>
        <w:t>, or</w:t>
      </w:r>
      <w:r w:rsidRPr="00857124" w:rsidR="00670335">
        <w:rPr>
          <w:rFonts w:cs="Arial"/>
          <w:sz w:val="20"/>
          <w:szCs w:val="20"/>
        </w:rPr>
        <w:t xml:space="preserve"> </w:t>
      </w:r>
      <w:r w:rsidRPr="00857124" w:rsidR="00DD3B80">
        <w:rPr>
          <w:rFonts w:cs="Arial"/>
          <w:sz w:val="20"/>
          <w:szCs w:val="20"/>
        </w:rPr>
        <w:t xml:space="preserve">defence of any third party infringement claims in relation to the Foreground </w:t>
      </w:r>
      <w:r w:rsidRPr="00857124" w:rsidR="00A74A40">
        <w:rPr>
          <w:rFonts w:cs="Arial"/>
          <w:sz w:val="20"/>
          <w:szCs w:val="20"/>
        </w:rPr>
        <w:t xml:space="preserve">Results </w:t>
      </w:r>
      <w:r w:rsidRPr="00857124">
        <w:rPr>
          <w:rFonts w:cs="Arial"/>
          <w:sz w:val="20"/>
          <w:szCs w:val="20"/>
        </w:rPr>
        <w:t xml:space="preserve">in accordance with Clause 9; </w:t>
      </w:r>
    </w:p>
    <w:p w:rsidR="00525AC9" w:rsidP="00B53E3A" w:rsidRDefault="00525AC9" w14:paraId="5E468241" w14:textId="77777777">
      <w:pPr>
        <w:pStyle w:val="Style6"/>
        <w:widowControl/>
        <w:tabs>
          <w:tab w:val="left" w:pos="720"/>
        </w:tabs>
        <w:spacing w:line="240" w:lineRule="auto"/>
        <w:ind w:left="1440" w:firstLine="0"/>
        <w:rPr>
          <w:rStyle w:val="FontStyle14"/>
          <w:sz w:val="20"/>
          <w:szCs w:val="20"/>
          <w:lang w:eastAsia="en-US"/>
        </w:rPr>
      </w:pPr>
    </w:p>
    <w:p w:rsidRPr="00857124" w:rsidR="00525AC9" w:rsidP="00E97ADB" w:rsidRDefault="00525AC9" w14:paraId="228067DC" w14:textId="37C0FAD8">
      <w:pPr>
        <w:pStyle w:val="Style6"/>
        <w:widowControl/>
        <w:numPr>
          <w:ilvl w:val="2"/>
          <w:numId w:val="6"/>
        </w:numPr>
        <w:tabs>
          <w:tab w:val="left" w:pos="720"/>
        </w:tabs>
        <w:spacing w:line="240" w:lineRule="auto"/>
        <w:ind w:left="1440" w:hanging="720"/>
        <w:rPr>
          <w:rStyle w:val="FontStyle14"/>
          <w:sz w:val="20"/>
          <w:szCs w:val="20"/>
          <w:lang w:eastAsia="en-US"/>
        </w:rPr>
      </w:pPr>
      <w:r w:rsidRPr="00857124">
        <w:rPr>
          <w:rStyle w:val="FontStyle14"/>
          <w:sz w:val="20"/>
          <w:szCs w:val="20"/>
          <w:lang w:eastAsia="en-US"/>
        </w:rPr>
        <w:t xml:space="preserve">each Party’s obligations to make </w:t>
      </w:r>
      <w:r w:rsidRPr="00857124" w:rsidR="00D878E0">
        <w:rPr>
          <w:rStyle w:val="FontStyle14"/>
          <w:sz w:val="20"/>
          <w:szCs w:val="20"/>
          <w:lang w:eastAsia="en-US"/>
        </w:rPr>
        <w:t xml:space="preserve">any </w:t>
      </w:r>
      <w:r w:rsidRPr="00857124">
        <w:rPr>
          <w:rStyle w:val="FontStyle14"/>
          <w:sz w:val="20"/>
          <w:szCs w:val="20"/>
          <w:lang w:eastAsia="en-US"/>
        </w:rPr>
        <w:t xml:space="preserve">payment </w:t>
      </w:r>
      <w:r w:rsidRPr="00857124" w:rsidR="00D878E0">
        <w:rPr>
          <w:rStyle w:val="FontStyle14"/>
          <w:sz w:val="20"/>
          <w:szCs w:val="20"/>
          <w:lang w:eastAsia="en-US"/>
        </w:rPr>
        <w:t>due to the other</w:t>
      </w:r>
      <w:r w:rsidR="00D510E5">
        <w:rPr>
          <w:rStyle w:val="FontStyle14"/>
          <w:sz w:val="20"/>
          <w:szCs w:val="20"/>
          <w:lang w:eastAsia="en-US"/>
        </w:rPr>
        <w:t xml:space="preserve"> </w:t>
      </w:r>
      <w:r w:rsidRPr="00857124">
        <w:rPr>
          <w:rStyle w:val="FontStyle14"/>
          <w:sz w:val="20"/>
          <w:szCs w:val="20"/>
          <w:lang w:eastAsia="en-US"/>
        </w:rPr>
        <w:t xml:space="preserve">in accordance with the </w:t>
      </w:r>
      <w:r w:rsidR="00552A18">
        <w:rPr>
          <w:rStyle w:val="FontStyle14"/>
          <w:sz w:val="20"/>
          <w:szCs w:val="20"/>
          <w:lang w:eastAsia="en-US"/>
        </w:rPr>
        <w:t>Work Plan</w:t>
      </w:r>
      <w:r w:rsidRPr="00857124">
        <w:rPr>
          <w:rStyle w:val="FontStyle14"/>
          <w:sz w:val="20"/>
          <w:szCs w:val="20"/>
          <w:lang w:eastAsia="en-US"/>
        </w:rPr>
        <w:t>; and/or</w:t>
      </w:r>
    </w:p>
    <w:p w:rsidRPr="00857124" w:rsidR="00525AC9" w:rsidP="00B53E3A" w:rsidRDefault="00525AC9" w14:paraId="7EC5CF27" w14:textId="77777777">
      <w:pPr>
        <w:pStyle w:val="ListParagraph"/>
        <w:rPr>
          <w:rStyle w:val="FontStyle14"/>
          <w:sz w:val="20"/>
          <w:szCs w:val="20"/>
          <w:lang w:eastAsia="en-US"/>
        </w:rPr>
      </w:pPr>
    </w:p>
    <w:p w:rsidRPr="00857124" w:rsidR="00ED006F" w:rsidP="00E97ADB" w:rsidRDefault="00525AC9" w14:paraId="174D7F06" w14:textId="0163F28F">
      <w:pPr>
        <w:pStyle w:val="Style6"/>
        <w:widowControl/>
        <w:numPr>
          <w:ilvl w:val="2"/>
          <w:numId w:val="6"/>
        </w:numPr>
        <w:tabs>
          <w:tab w:val="left" w:pos="720"/>
        </w:tabs>
        <w:spacing w:line="240" w:lineRule="auto"/>
        <w:ind w:left="1440" w:hanging="720"/>
        <w:rPr>
          <w:rStyle w:val="FontStyle14"/>
          <w:sz w:val="20"/>
          <w:szCs w:val="20"/>
          <w:lang w:eastAsia="en-US"/>
        </w:rPr>
      </w:pPr>
      <w:r w:rsidRPr="00857124">
        <w:rPr>
          <w:rStyle w:val="FontStyle14"/>
          <w:sz w:val="20"/>
          <w:szCs w:val="20"/>
          <w:lang w:eastAsia="en-US"/>
        </w:rPr>
        <w:t>the Collaborator’s liability under Clause 11.</w:t>
      </w:r>
      <w:r w:rsidR="00CA14F7">
        <w:rPr>
          <w:rStyle w:val="FontStyle14"/>
          <w:sz w:val="20"/>
          <w:szCs w:val="20"/>
          <w:lang w:eastAsia="en-US"/>
        </w:rPr>
        <w:t>8</w:t>
      </w:r>
      <w:r w:rsidRPr="00857124" w:rsidR="00C315AC">
        <w:rPr>
          <w:rStyle w:val="FontStyle14"/>
          <w:sz w:val="20"/>
          <w:szCs w:val="20"/>
          <w:lang w:eastAsia="en-US"/>
        </w:rPr>
        <w:t>.</w:t>
      </w:r>
      <w:r w:rsidRPr="00857124">
        <w:rPr>
          <w:rStyle w:val="FontStyle14"/>
          <w:sz w:val="20"/>
          <w:szCs w:val="20"/>
          <w:lang w:eastAsia="en-US"/>
        </w:rPr>
        <w:t xml:space="preserve">  </w:t>
      </w:r>
    </w:p>
    <w:p w:rsidRPr="00857124" w:rsidR="00DA1804" w:rsidP="00B53E3A" w:rsidRDefault="00DA1804" w14:paraId="1B8671E9" w14:textId="77777777">
      <w:pPr>
        <w:pStyle w:val="ListParagraph"/>
        <w:rPr>
          <w:rStyle w:val="FontStyle14"/>
          <w:sz w:val="20"/>
          <w:szCs w:val="20"/>
          <w:lang w:eastAsia="en-US"/>
        </w:rPr>
      </w:pPr>
    </w:p>
    <w:p w:rsidRPr="00857124" w:rsidR="00CE67BF" w:rsidP="00E97ADB" w:rsidRDefault="00CE67BF" w14:paraId="464A7666" w14:textId="3B134ECB">
      <w:pPr>
        <w:pStyle w:val="Style6"/>
        <w:widowControl/>
        <w:numPr>
          <w:ilvl w:val="1"/>
          <w:numId w:val="19"/>
        </w:numPr>
        <w:tabs>
          <w:tab w:val="left" w:pos="720"/>
        </w:tabs>
        <w:spacing w:line="240" w:lineRule="auto"/>
        <w:rPr>
          <w:rFonts w:cs="Arial"/>
          <w:sz w:val="20"/>
          <w:szCs w:val="20"/>
        </w:rPr>
      </w:pPr>
      <w:r w:rsidRPr="00857124">
        <w:rPr>
          <w:rFonts w:cs="Arial"/>
          <w:sz w:val="20"/>
          <w:szCs w:val="20"/>
        </w:rPr>
        <w:t xml:space="preserve">Nothing in Clause 11 limits or excludes the liability of </w:t>
      </w:r>
      <w:r w:rsidRPr="00857124" w:rsidR="00D737CA">
        <w:rPr>
          <w:rFonts w:cs="Arial"/>
          <w:sz w:val="20"/>
          <w:szCs w:val="20"/>
        </w:rPr>
        <w:t>any</w:t>
      </w:r>
      <w:r w:rsidRPr="00857124">
        <w:rPr>
          <w:rFonts w:cs="Arial"/>
          <w:sz w:val="20"/>
          <w:szCs w:val="20"/>
        </w:rPr>
        <w:t xml:space="preserve"> Party: </w:t>
      </w:r>
    </w:p>
    <w:p w:rsidRPr="00857124" w:rsidR="00CE67BF" w:rsidP="009F709E" w:rsidRDefault="00CE67BF" w14:paraId="1128E241" w14:textId="54FBFDA8">
      <w:pPr>
        <w:pStyle w:val="Style6"/>
        <w:widowControl/>
        <w:tabs>
          <w:tab w:val="left" w:pos="720"/>
        </w:tabs>
        <w:spacing w:line="240" w:lineRule="auto"/>
        <w:ind w:left="375" w:firstLine="0"/>
        <w:rPr>
          <w:rFonts w:cs="Arial"/>
          <w:sz w:val="20"/>
          <w:szCs w:val="20"/>
        </w:rPr>
      </w:pPr>
    </w:p>
    <w:p w:rsidRPr="00857124" w:rsidR="00CE67BF" w:rsidP="00E97ADB" w:rsidRDefault="00A74A40" w14:paraId="052172FF" w14:textId="258FF5C2">
      <w:pPr>
        <w:pStyle w:val="Heading3"/>
        <w:keepNext w:val="0"/>
        <w:widowControl/>
        <w:numPr>
          <w:ilvl w:val="2"/>
          <w:numId w:val="14"/>
        </w:numPr>
        <w:autoSpaceDE/>
        <w:autoSpaceDN/>
        <w:adjustRightInd/>
        <w:spacing w:before="0" w:after="0"/>
        <w:ind w:left="1440" w:hanging="720"/>
        <w:jc w:val="both"/>
        <w:rPr>
          <w:rFonts w:ascii="Arial" w:hAnsi="Arial" w:cs="Arial"/>
          <w:b w:val="0"/>
          <w:sz w:val="20"/>
          <w:szCs w:val="20"/>
        </w:rPr>
      </w:pPr>
      <w:r w:rsidRPr="00857124">
        <w:rPr>
          <w:rFonts w:ascii="Arial" w:hAnsi="Arial" w:cs="Arial"/>
          <w:b w:val="0"/>
          <w:sz w:val="20"/>
          <w:szCs w:val="20"/>
        </w:rPr>
        <w:t xml:space="preserve">for any claim relating to or arising out of or in connection with </w:t>
      </w:r>
      <w:r w:rsidRPr="00857124" w:rsidR="00CE67BF">
        <w:rPr>
          <w:rFonts w:ascii="Arial" w:hAnsi="Arial" w:cs="Arial"/>
          <w:b w:val="0"/>
          <w:sz w:val="20"/>
          <w:szCs w:val="20"/>
        </w:rPr>
        <w:t>death or personal injury;</w:t>
      </w:r>
      <w:r w:rsidR="00F73CF4">
        <w:rPr>
          <w:rFonts w:ascii="Arial" w:hAnsi="Arial" w:cs="Arial"/>
          <w:b w:val="0"/>
          <w:sz w:val="20"/>
          <w:szCs w:val="20"/>
        </w:rPr>
        <w:t xml:space="preserve"> </w:t>
      </w:r>
    </w:p>
    <w:p w:rsidRPr="00857124" w:rsidR="00A74A40" w:rsidP="009F709E" w:rsidRDefault="00A74A40" w14:paraId="040243D9" w14:textId="77777777">
      <w:pPr>
        <w:pStyle w:val="Heading3"/>
        <w:keepNext w:val="0"/>
        <w:widowControl/>
        <w:autoSpaceDE/>
        <w:autoSpaceDN/>
        <w:adjustRightInd/>
        <w:spacing w:before="0" w:after="0"/>
        <w:ind w:left="1440"/>
        <w:jc w:val="both"/>
        <w:rPr>
          <w:rFonts w:ascii="Arial" w:hAnsi="Arial" w:cs="Arial"/>
          <w:b w:val="0"/>
          <w:sz w:val="20"/>
          <w:szCs w:val="20"/>
        </w:rPr>
      </w:pPr>
    </w:p>
    <w:p w:rsidRPr="00857124" w:rsidR="00CE67BF" w:rsidP="00E97ADB" w:rsidRDefault="00A74A40" w14:paraId="456AAE27" w14:textId="22CCE268">
      <w:pPr>
        <w:pStyle w:val="Heading3"/>
        <w:keepNext w:val="0"/>
        <w:widowControl/>
        <w:numPr>
          <w:ilvl w:val="2"/>
          <w:numId w:val="14"/>
        </w:numPr>
        <w:autoSpaceDE/>
        <w:autoSpaceDN/>
        <w:adjustRightInd/>
        <w:spacing w:before="0" w:after="0"/>
        <w:ind w:left="1440" w:hanging="720"/>
        <w:jc w:val="both"/>
        <w:rPr>
          <w:rFonts w:ascii="Arial" w:hAnsi="Arial" w:cs="Arial"/>
          <w:b w:val="0"/>
          <w:sz w:val="20"/>
          <w:szCs w:val="20"/>
        </w:rPr>
      </w:pPr>
      <w:r w:rsidRPr="00857124">
        <w:rPr>
          <w:rFonts w:ascii="Arial" w:hAnsi="Arial" w:cs="Arial"/>
          <w:b w:val="0"/>
          <w:sz w:val="20"/>
          <w:szCs w:val="20"/>
        </w:rPr>
        <w:t xml:space="preserve">for </w:t>
      </w:r>
      <w:r w:rsidRPr="00857124" w:rsidR="00CE67BF">
        <w:rPr>
          <w:rFonts w:ascii="Arial" w:hAnsi="Arial" w:cs="Arial"/>
          <w:b w:val="0"/>
          <w:sz w:val="20"/>
          <w:szCs w:val="20"/>
        </w:rPr>
        <w:t>any fraud</w:t>
      </w:r>
      <w:r w:rsidRPr="00857124">
        <w:rPr>
          <w:rFonts w:ascii="Arial" w:hAnsi="Arial" w:cs="Arial"/>
          <w:b w:val="0"/>
          <w:sz w:val="20"/>
          <w:szCs w:val="20"/>
        </w:rPr>
        <w:t>, fraudulent misrepresentation or</w:t>
      </w:r>
      <w:r w:rsidRPr="00857124" w:rsidR="00CE67BF">
        <w:rPr>
          <w:rFonts w:ascii="Arial" w:hAnsi="Arial" w:cs="Arial"/>
          <w:b w:val="0"/>
          <w:sz w:val="20"/>
          <w:szCs w:val="20"/>
        </w:rPr>
        <w:t xml:space="preserve"> </w:t>
      </w:r>
      <w:r w:rsidRPr="00857124">
        <w:rPr>
          <w:rFonts w:ascii="Arial" w:hAnsi="Arial" w:cs="Arial"/>
          <w:b w:val="0"/>
          <w:sz w:val="20"/>
          <w:szCs w:val="20"/>
        </w:rPr>
        <w:t>wilful</w:t>
      </w:r>
      <w:r w:rsidRPr="00857124" w:rsidR="00CE67BF">
        <w:rPr>
          <w:rFonts w:ascii="Arial" w:hAnsi="Arial" w:cs="Arial"/>
          <w:b w:val="0"/>
          <w:sz w:val="20"/>
          <w:szCs w:val="20"/>
        </w:rPr>
        <w:t xml:space="preserve"> </w:t>
      </w:r>
      <w:r w:rsidRPr="00857124">
        <w:rPr>
          <w:rFonts w:ascii="Arial" w:hAnsi="Arial" w:cs="Arial"/>
          <w:b w:val="0"/>
          <w:sz w:val="20"/>
          <w:szCs w:val="20"/>
        </w:rPr>
        <w:t>misconduct</w:t>
      </w:r>
      <w:r w:rsidRPr="00857124" w:rsidR="00257FBD">
        <w:rPr>
          <w:rFonts w:ascii="Arial" w:hAnsi="Arial" w:cs="Arial"/>
          <w:b w:val="0"/>
          <w:sz w:val="20"/>
          <w:szCs w:val="20"/>
        </w:rPr>
        <w:t xml:space="preserve"> of the Party or its Authorised Representatives</w:t>
      </w:r>
      <w:r w:rsidRPr="00857124" w:rsidR="00CE67BF">
        <w:rPr>
          <w:rFonts w:ascii="Arial" w:hAnsi="Arial" w:cs="Arial"/>
          <w:b w:val="0"/>
          <w:sz w:val="20"/>
          <w:szCs w:val="20"/>
        </w:rPr>
        <w:t>;</w:t>
      </w:r>
      <w:r w:rsidR="00A76B39">
        <w:rPr>
          <w:rFonts w:ascii="Arial" w:hAnsi="Arial" w:cs="Arial"/>
          <w:b w:val="0"/>
          <w:sz w:val="20"/>
          <w:szCs w:val="20"/>
        </w:rPr>
        <w:t xml:space="preserve"> </w:t>
      </w:r>
      <w:r w:rsidRPr="007C6476" w:rsidR="00A76B39">
        <w:rPr>
          <w:rFonts w:ascii="Arial" w:hAnsi="Arial" w:cs="Arial"/>
          <w:b w:val="0"/>
          <w:sz w:val="20"/>
          <w:szCs w:val="20"/>
        </w:rPr>
        <w:t>and/or</w:t>
      </w:r>
    </w:p>
    <w:p w:rsidRPr="00857124" w:rsidR="00A74A40" w:rsidP="009F709E" w:rsidRDefault="00A74A40" w14:paraId="22AB723B" w14:textId="77777777">
      <w:pPr>
        <w:pStyle w:val="Heading3"/>
        <w:keepNext w:val="0"/>
        <w:widowControl/>
        <w:autoSpaceDE/>
        <w:autoSpaceDN/>
        <w:adjustRightInd/>
        <w:spacing w:before="0" w:after="0"/>
        <w:ind w:left="1440"/>
        <w:jc w:val="both"/>
        <w:rPr>
          <w:rFonts w:ascii="Arial" w:hAnsi="Arial" w:cs="Arial"/>
          <w:sz w:val="20"/>
          <w:szCs w:val="20"/>
        </w:rPr>
      </w:pPr>
    </w:p>
    <w:p w:rsidRPr="00857124" w:rsidR="00CE67BF" w:rsidP="00E97ADB" w:rsidRDefault="00A74A40" w14:paraId="623EF902" w14:textId="178D4C0E">
      <w:pPr>
        <w:pStyle w:val="Heading3"/>
        <w:keepNext w:val="0"/>
        <w:widowControl/>
        <w:numPr>
          <w:ilvl w:val="2"/>
          <w:numId w:val="14"/>
        </w:numPr>
        <w:autoSpaceDE/>
        <w:autoSpaceDN/>
        <w:adjustRightInd/>
        <w:spacing w:before="0" w:after="0"/>
        <w:ind w:left="1440" w:hanging="720"/>
        <w:jc w:val="both"/>
        <w:rPr>
          <w:rStyle w:val="FontStyle14"/>
          <w:sz w:val="20"/>
          <w:szCs w:val="20"/>
        </w:rPr>
      </w:pPr>
      <w:r w:rsidRPr="00857124">
        <w:rPr>
          <w:rFonts w:ascii="Arial" w:hAnsi="Arial" w:cs="Arial"/>
          <w:b w:val="0"/>
          <w:sz w:val="20"/>
          <w:szCs w:val="20"/>
        </w:rPr>
        <w:t>under any indemnity provided under this Agreement</w:t>
      </w:r>
      <w:r w:rsidRPr="00857124" w:rsidR="00CE67BF">
        <w:rPr>
          <w:rFonts w:ascii="Arial" w:hAnsi="Arial" w:cs="Arial"/>
          <w:b w:val="0"/>
          <w:sz w:val="20"/>
          <w:szCs w:val="20"/>
        </w:rPr>
        <w:t>.</w:t>
      </w:r>
    </w:p>
    <w:p w:rsidRPr="00857124" w:rsidR="00CE67BF" w:rsidP="009F709E" w:rsidRDefault="00CE67BF" w14:paraId="311585E1" w14:textId="7024CB52">
      <w:pPr>
        <w:pStyle w:val="Style6"/>
        <w:widowControl/>
        <w:spacing w:line="240" w:lineRule="auto"/>
        <w:ind w:firstLine="0"/>
        <w:rPr>
          <w:rStyle w:val="FontStyle14"/>
          <w:b/>
          <w:bCs/>
          <w:sz w:val="20"/>
          <w:szCs w:val="20"/>
          <w:lang w:eastAsia="en-US"/>
        </w:rPr>
      </w:pPr>
    </w:p>
    <w:p w:rsidRPr="00857124" w:rsidR="00DA1804" w:rsidP="00B53E3A" w:rsidRDefault="00525AC9" w14:paraId="436BD991" w14:textId="5EFB3DD5">
      <w:pPr>
        <w:pStyle w:val="Style6"/>
        <w:widowControl/>
        <w:tabs>
          <w:tab w:val="left" w:pos="720"/>
        </w:tabs>
        <w:spacing w:line="240" w:lineRule="auto"/>
        <w:ind w:left="720" w:hanging="720"/>
        <w:rPr>
          <w:rStyle w:val="FontStyle14"/>
          <w:sz w:val="20"/>
          <w:szCs w:val="20"/>
          <w:lang w:eastAsia="en-US"/>
        </w:rPr>
      </w:pPr>
      <w:r w:rsidRPr="00857124">
        <w:rPr>
          <w:rStyle w:val="FontStyle14"/>
          <w:sz w:val="20"/>
          <w:szCs w:val="20"/>
          <w:lang w:eastAsia="en-US"/>
        </w:rPr>
        <w:t>11.</w:t>
      </w:r>
      <w:r w:rsidR="00CA14F7">
        <w:rPr>
          <w:rStyle w:val="FontStyle14"/>
          <w:sz w:val="20"/>
          <w:szCs w:val="20"/>
          <w:lang w:eastAsia="en-US"/>
        </w:rPr>
        <w:t>8</w:t>
      </w:r>
      <w:r w:rsidRPr="00857124">
        <w:rPr>
          <w:rStyle w:val="FontStyle14"/>
          <w:sz w:val="20"/>
          <w:szCs w:val="20"/>
          <w:lang w:eastAsia="en-US"/>
        </w:rPr>
        <w:tab/>
      </w:r>
      <w:r w:rsidRPr="00857124" w:rsidR="00DD3B80">
        <w:rPr>
          <w:rStyle w:val="FontStyle14"/>
          <w:sz w:val="20"/>
          <w:szCs w:val="20"/>
          <w:lang w:eastAsia="en-US"/>
        </w:rPr>
        <w:t>Notwithstanding Clause 11.</w:t>
      </w:r>
      <w:r w:rsidR="00242C4C">
        <w:rPr>
          <w:rStyle w:val="FontStyle14"/>
          <w:sz w:val="20"/>
          <w:szCs w:val="20"/>
          <w:lang w:eastAsia="en-US"/>
        </w:rPr>
        <w:t>2</w:t>
      </w:r>
      <w:r w:rsidRPr="00857124" w:rsidR="00DD3B80">
        <w:rPr>
          <w:rStyle w:val="FontStyle14"/>
          <w:sz w:val="20"/>
          <w:szCs w:val="20"/>
          <w:lang w:eastAsia="en-US"/>
        </w:rPr>
        <w:t xml:space="preserve">, the Collaborator </w:t>
      </w:r>
      <w:r w:rsidRPr="00857124" w:rsidR="00DD3B80">
        <w:rPr>
          <w:rFonts w:cs="Arial"/>
          <w:sz w:val="20"/>
          <w:szCs w:val="20"/>
        </w:rPr>
        <w:t>represents and warrants that</w:t>
      </w:r>
      <w:r w:rsidRPr="00857124" w:rsidR="00DD3B80">
        <w:rPr>
          <w:rStyle w:val="FontStyle14"/>
          <w:sz w:val="20"/>
          <w:szCs w:val="20"/>
        </w:rPr>
        <w:t xml:space="preserve"> its Background IP</w:t>
      </w:r>
      <w:r w:rsidR="003A643F">
        <w:rPr>
          <w:rStyle w:val="FontStyle14"/>
          <w:sz w:val="20"/>
          <w:szCs w:val="20"/>
        </w:rPr>
        <w:t>, Confidential Information (including Subject Data), Materials</w:t>
      </w:r>
      <w:r w:rsidRPr="00857124" w:rsidR="00DD3B80">
        <w:rPr>
          <w:rStyle w:val="FontStyle14"/>
          <w:sz w:val="20"/>
          <w:szCs w:val="20"/>
        </w:rPr>
        <w:t xml:space="preserve"> and Foreground </w:t>
      </w:r>
      <w:r w:rsidRPr="00857124" w:rsidR="00CE67BF">
        <w:rPr>
          <w:rStyle w:val="FontStyle14"/>
          <w:sz w:val="20"/>
          <w:szCs w:val="20"/>
        </w:rPr>
        <w:t>Results</w:t>
      </w:r>
      <w:r w:rsidRPr="00857124" w:rsidDel="00CE67BF" w:rsidR="00CE67BF">
        <w:rPr>
          <w:rStyle w:val="FontStyle14"/>
          <w:sz w:val="20"/>
          <w:szCs w:val="20"/>
        </w:rPr>
        <w:t xml:space="preserve"> </w:t>
      </w:r>
      <w:r w:rsidRPr="00857124" w:rsidR="00DD3B80">
        <w:rPr>
          <w:rStyle w:val="FontStyle14"/>
          <w:sz w:val="20"/>
          <w:szCs w:val="20"/>
        </w:rPr>
        <w:t xml:space="preserve">developed under this Agreement do not and will not infringe any Intellectual Property or other rights of any third party. </w:t>
      </w:r>
      <w:hyperlink w:history="1" r:id="rId19">
        <w:r w:rsidRPr="00857124" w:rsidR="00DD3B80">
          <w:rPr>
            <w:rStyle w:val="FontStyle14"/>
            <w:sz w:val="20"/>
            <w:szCs w:val="20"/>
            <w:lang w:eastAsia="en-US"/>
          </w:rPr>
          <w:t>The Collaborator</w:t>
        </w:r>
      </w:hyperlink>
      <w:r w:rsidRPr="00857124" w:rsidR="00DD3B80">
        <w:rPr>
          <w:rStyle w:val="FontStyle14"/>
          <w:sz w:val="20"/>
          <w:szCs w:val="20"/>
          <w:lang w:eastAsia="en-US"/>
        </w:rPr>
        <w:t xml:space="preserve"> further agrees that it shall not knowingly infringe or misappropriate any Intellectual Property rights of a third party, and will take reasonable actions to avoid infringing any third party’s Intellectual Property rights. The Collaborator shall </w:t>
      </w:r>
      <w:r w:rsidR="0099255A">
        <w:rPr>
          <w:rStyle w:val="FontStyle14"/>
          <w:sz w:val="20"/>
          <w:szCs w:val="20"/>
          <w:lang w:eastAsia="en-US"/>
        </w:rPr>
        <w:t xml:space="preserve">fully </w:t>
      </w:r>
      <w:r w:rsidRPr="00857124" w:rsidR="00DD3B80">
        <w:rPr>
          <w:rStyle w:val="FontStyle14"/>
          <w:sz w:val="20"/>
          <w:szCs w:val="20"/>
          <w:lang w:eastAsia="en-US"/>
        </w:rPr>
        <w:t>indemnify</w:t>
      </w:r>
      <w:r w:rsidR="00855F98">
        <w:rPr>
          <w:rStyle w:val="FontStyle14"/>
          <w:sz w:val="20"/>
          <w:szCs w:val="20"/>
          <w:lang w:eastAsia="en-US"/>
        </w:rPr>
        <w:t>, defend</w:t>
      </w:r>
      <w:r w:rsidRPr="00857124" w:rsidR="00DD3B80">
        <w:rPr>
          <w:rStyle w:val="FontStyle14"/>
          <w:sz w:val="20"/>
          <w:szCs w:val="20"/>
          <w:lang w:eastAsia="en-US"/>
        </w:rPr>
        <w:t xml:space="preserve"> and hold harmless the Institution, the Institution</w:t>
      </w:r>
      <w:r w:rsidRPr="00857124" w:rsidR="00D878E0">
        <w:rPr>
          <w:rStyle w:val="FontStyle14"/>
          <w:sz w:val="20"/>
          <w:szCs w:val="20"/>
          <w:lang w:eastAsia="en-US"/>
        </w:rPr>
        <w:t>’s PI</w:t>
      </w:r>
      <w:r w:rsidRPr="00857124" w:rsidR="00DD3B80">
        <w:rPr>
          <w:rStyle w:val="FontStyle14"/>
          <w:sz w:val="20"/>
          <w:szCs w:val="20"/>
          <w:lang w:eastAsia="en-US"/>
        </w:rPr>
        <w:t xml:space="preserve">, its </w:t>
      </w:r>
      <w:r w:rsidR="00155C59">
        <w:rPr>
          <w:rStyle w:val="FontStyle14"/>
          <w:sz w:val="20"/>
          <w:szCs w:val="20"/>
          <w:lang w:eastAsia="en-US"/>
        </w:rPr>
        <w:t xml:space="preserve">officers, </w:t>
      </w:r>
      <w:r w:rsidRPr="00857124" w:rsidR="00DD3B80">
        <w:rPr>
          <w:rStyle w:val="FontStyle14"/>
          <w:sz w:val="20"/>
          <w:szCs w:val="20"/>
          <w:lang w:eastAsia="en-US"/>
        </w:rPr>
        <w:t xml:space="preserve">employees, personnel, </w:t>
      </w:r>
      <w:r w:rsidR="008B0D32">
        <w:rPr>
          <w:rStyle w:val="FontStyle14"/>
          <w:sz w:val="20"/>
          <w:szCs w:val="20"/>
          <w:lang w:eastAsia="en-US"/>
        </w:rPr>
        <w:t xml:space="preserve">representatives, </w:t>
      </w:r>
      <w:r w:rsidRPr="00857124" w:rsidR="00DD3B80">
        <w:rPr>
          <w:rStyle w:val="FontStyle14"/>
          <w:sz w:val="20"/>
          <w:szCs w:val="20"/>
          <w:lang w:eastAsia="en-US"/>
        </w:rPr>
        <w:t xml:space="preserve">agents and </w:t>
      </w:r>
      <w:r w:rsidR="00571748">
        <w:rPr>
          <w:rStyle w:val="FontStyle14"/>
          <w:sz w:val="20"/>
          <w:szCs w:val="20"/>
          <w:lang w:eastAsia="en-US"/>
        </w:rPr>
        <w:t>contractors</w:t>
      </w:r>
      <w:r w:rsidRPr="00857124" w:rsidR="00DD3B80">
        <w:rPr>
          <w:rStyle w:val="FontStyle14"/>
          <w:sz w:val="20"/>
          <w:szCs w:val="20"/>
          <w:lang w:eastAsia="en-US"/>
        </w:rPr>
        <w:t xml:space="preserve"> (</w:t>
      </w:r>
      <w:r w:rsidR="00394D81">
        <w:rPr>
          <w:rStyle w:val="FontStyle14"/>
          <w:sz w:val="20"/>
          <w:szCs w:val="20"/>
          <w:lang w:eastAsia="en-US"/>
        </w:rPr>
        <w:t xml:space="preserve">the </w:t>
      </w:r>
      <w:r w:rsidRPr="00857124" w:rsidR="00DD3B80">
        <w:rPr>
          <w:rStyle w:val="FontStyle14"/>
          <w:sz w:val="20"/>
          <w:szCs w:val="20"/>
          <w:lang w:eastAsia="en-US"/>
        </w:rPr>
        <w:t>“</w:t>
      </w:r>
      <w:proofErr w:type="spellStart"/>
      <w:r w:rsidRPr="00857124" w:rsidR="00DD3B80">
        <w:rPr>
          <w:rStyle w:val="FontStyle14"/>
          <w:b/>
          <w:sz w:val="20"/>
          <w:szCs w:val="20"/>
          <w:lang w:eastAsia="en-US"/>
        </w:rPr>
        <w:t>Indemnitees</w:t>
      </w:r>
      <w:proofErr w:type="spellEnd"/>
      <w:r w:rsidRPr="00857124" w:rsidR="00DD3B80">
        <w:rPr>
          <w:rStyle w:val="FontStyle14"/>
          <w:sz w:val="20"/>
          <w:szCs w:val="20"/>
          <w:lang w:eastAsia="en-US"/>
        </w:rPr>
        <w:t xml:space="preserve">”) from and against any claim, lawsuit or other proceeding, loss, cost, liability, or expense (including </w:t>
      </w:r>
      <w:r w:rsidR="009F3044">
        <w:rPr>
          <w:rStyle w:val="FontStyle14"/>
          <w:sz w:val="20"/>
          <w:szCs w:val="20"/>
          <w:lang w:eastAsia="en-US"/>
        </w:rPr>
        <w:t>hearing</w:t>
      </w:r>
      <w:r w:rsidRPr="00857124" w:rsidR="00DD3B80">
        <w:rPr>
          <w:rStyle w:val="FontStyle14"/>
          <w:sz w:val="20"/>
          <w:szCs w:val="20"/>
          <w:lang w:eastAsia="en-US"/>
        </w:rPr>
        <w:t xml:space="preserve"> costs</w:t>
      </w:r>
      <w:r w:rsidR="00221DBF">
        <w:rPr>
          <w:rStyle w:val="FontStyle14"/>
          <w:sz w:val="20"/>
          <w:szCs w:val="20"/>
          <w:lang w:eastAsia="en-US"/>
        </w:rPr>
        <w:t>,</w:t>
      </w:r>
      <w:r w:rsidRPr="00857124" w:rsidR="00DD3B80">
        <w:rPr>
          <w:rStyle w:val="FontStyle14"/>
          <w:sz w:val="20"/>
          <w:szCs w:val="20"/>
          <w:lang w:eastAsia="en-US"/>
        </w:rPr>
        <w:t xml:space="preserve"> legal fees and fees of other professionals</w:t>
      </w:r>
      <w:r w:rsidR="00221DBF">
        <w:rPr>
          <w:rStyle w:val="FontStyle14"/>
          <w:sz w:val="20"/>
          <w:szCs w:val="20"/>
          <w:lang w:eastAsia="en-US"/>
        </w:rPr>
        <w:t xml:space="preserve"> on a full indemnity basis</w:t>
      </w:r>
      <w:r w:rsidRPr="00857124" w:rsidR="00DD3B80">
        <w:rPr>
          <w:rStyle w:val="FontStyle14"/>
          <w:sz w:val="20"/>
          <w:szCs w:val="20"/>
          <w:lang w:eastAsia="en-US"/>
        </w:rPr>
        <w:t xml:space="preserve">) </w:t>
      </w:r>
      <w:r w:rsidRPr="002A12E5" w:rsidR="00394D81">
        <w:rPr>
          <w:rFonts w:cs="Arial"/>
          <w:sz w:val="20"/>
          <w:szCs w:val="20"/>
        </w:rPr>
        <w:t xml:space="preserve">suffered or incurred by the </w:t>
      </w:r>
      <w:proofErr w:type="spellStart"/>
      <w:r w:rsidRPr="002A12E5" w:rsidR="00394D81">
        <w:rPr>
          <w:rFonts w:cs="Arial"/>
          <w:sz w:val="20"/>
          <w:szCs w:val="20"/>
        </w:rPr>
        <w:t>Indemnitees</w:t>
      </w:r>
      <w:proofErr w:type="spellEnd"/>
      <w:r w:rsidRPr="002A12E5" w:rsidR="00394D81">
        <w:rPr>
          <w:rFonts w:cs="Arial"/>
          <w:sz w:val="20"/>
          <w:szCs w:val="20"/>
        </w:rPr>
        <w:t xml:space="preserve"> in connection with</w:t>
      </w:r>
      <w:r w:rsidRPr="002A12E5" w:rsidR="00DD3B80">
        <w:rPr>
          <w:rStyle w:val="FontStyle14"/>
          <w:sz w:val="20"/>
          <w:szCs w:val="20"/>
          <w:lang w:eastAsia="en-US"/>
        </w:rPr>
        <w:t xml:space="preserve"> any third party claim</w:t>
      </w:r>
      <w:r w:rsidRPr="00857124" w:rsidR="00394D81">
        <w:rPr>
          <w:rStyle w:val="FontStyle14"/>
          <w:sz w:val="20"/>
          <w:szCs w:val="20"/>
          <w:lang w:eastAsia="en-US"/>
        </w:rPr>
        <w:t>: (a)</w:t>
      </w:r>
      <w:r w:rsidR="00394D81">
        <w:rPr>
          <w:rStyle w:val="FontStyle14"/>
          <w:sz w:val="20"/>
          <w:szCs w:val="20"/>
          <w:lang w:eastAsia="en-US"/>
        </w:rPr>
        <w:t xml:space="preserve"> </w:t>
      </w:r>
      <w:r w:rsidRPr="00857124" w:rsidR="00DD3B80">
        <w:rPr>
          <w:rStyle w:val="FontStyle14"/>
          <w:sz w:val="20"/>
          <w:szCs w:val="20"/>
          <w:lang w:eastAsia="en-US"/>
        </w:rPr>
        <w:t xml:space="preserve">that </w:t>
      </w:r>
      <w:r w:rsidRPr="00857124" w:rsidR="005203B6">
        <w:rPr>
          <w:rStyle w:val="FontStyle14"/>
          <w:sz w:val="20"/>
          <w:szCs w:val="20"/>
          <w:lang w:eastAsia="en-US"/>
        </w:rPr>
        <w:t xml:space="preserve">the Collaborator’s Background IP, </w:t>
      </w:r>
      <w:r w:rsidR="003A643F">
        <w:rPr>
          <w:rStyle w:val="FontStyle14"/>
          <w:sz w:val="20"/>
          <w:szCs w:val="20"/>
          <w:lang w:eastAsia="en-US"/>
        </w:rPr>
        <w:t xml:space="preserve">Confidential Information (including Subject Data), Materials, </w:t>
      </w:r>
      <w:r w:rsidRPr="00857124" w:rsidR="005203B6">
        <w:rPr>
          <w:rStyle w:val="FontStyle14"/>
          <w:sz w:val="20"/>
          <w:szCs w:val="20"/>
          <w:lang w:eastAsia="en-US"/>
        </w:rPr>
        <w:t xml:space="preserve">Foreground </w:t>
      </w:r>
      <w:r w:rsidRPr="00857124" w:rsidR="00CE67BF">
        <w:rPr>
          <w:rStyle w:val="FontStyle14"/>
          <w:sz w:val="20"/>
          <w:szCs w:val="20"/>
        </w:rPr>
        <w:t>Results</w:t>
      </w:r>
      <w:r w:rsidRPr="00857124" w:rsidDel="00CE67BF" w:rsidR="00CE67BF">
        <w:rPr>
          <w:rStyle w:val="FontStyle14"/>
          <w:sz w:val="20"/>
          <w:szCs w:val="20"/>
          <w:lang w:eastAsia="en-US"/>
        </w:rPr>
        <w:t xml:space="preserve"> </w:t>
      </w:r>
      <w:r w:rsidRPr="00857124" w:rsidR="005203B6">
        <w:rPr>
          <w:rStyle w:val="FontStyle14"/>
          <w:sz w:val="20"/>
          <w:szCs w:val="20"/>
          <w:lang w:eastAsia="en-US"/>
        </w:rPr>
        <w:t xml:space="preserve">or </w:t>
      </w:r>
      <w:r w:rsidRPr="00857124" w:rsidR="00DD3B80">
        <w:rPr>
          <w:rStyle w:val="FontStyle14"/>
          <w:sz w:val="20"/>
          <w:szCs w:val="20"/>
          <w:lang w:eastAsia="en-US"/>
        </w:rPr>
        <w:t xml:space="preserve">a </w:t>
      </w:r>
      <w:r w:rsidRPr="00857124" w:rsidR="005203B6">
        <w:rPr>
          <w:rStyle w:val="FontStyle14"/>
          <w:sz w:val="20"/>
          <w:szCs w:val="20"/>
          <w:lang w:eastAsia="en-US"/>
        </w:rPr>
        <w:t xml:space="preserve">Project </w:t>
      </w:r>
      <w:r w:rsidRPr="00857124" w:rsidR="00DD3B80">
        <w:rPr>
          <w:rStyle w:val="FontStyle14"/>
          <w:sz w:val="20"/>
          <w:szCs w:val="20"/>
          <w:lang w:eastAsia="en-US"/>
        </w:rPr>
        <w:t xml:space="preserve">deliverable infringes any patent, copyright, trade secret, or other </w:t>
      </w:r>
      <w:r w:rsidRPr="00857124" w:rsidR="005203B6">
        <w:rPr>
          <w:rStyle w:val="FontStyle14"/>
          <w:sz w:val="20"/>
          <w:szCs w:val="20"/>
          <w:lang w:eastAsia="en-US"/>
        </w:rPr>
        <w:t>I</w:t>
      </w:r>
      <w:r w:rsidRPr="00857124" w:rsidR="00DD3B80">
        <w:rPr>
          <w:rStyle w:val="FontStyle14"/>
          <w:sz w:val="20"/>
          <w:szCs w:val="20"/>
          <w:lang w:eastAsia="en-US"/>
        </w:rPr>
        <w:t xml:space="preserve">ntellectual </w:t>
      </w:r>
      <w:r w:rsidRPr="00857124" w:rsidR="005203B6">
        <w:rPr>
          <w:rStyle w:val="FontStyle14"/>
          <w:sz w:val="20"/>
          <w:szCs w:val="20"/>
          <w:lang w:eastAsia="en-US"/>
        </w:rPr>
        <w:t>P</w:t>
      </w:r>
      <w:r w:rsidRPr="00857124" w:rsidR="00DD3B80">
        <w:rPr>
          <w:rStyle w:val="FontStyle14"/>
          <w:sz w:val="20"/>
          <w:szCs w:val="20"/>
          <w:lang w:eastAsia="en-US"/>
        </w:rPr>
        <w:t>roperty right of any third party; or (b) arising out of negligen</w:t>
      </w:r>
      <w:r w:rsidR="00855F98">
        <w:rPr>
          <w:rStyle w:val="FontStyle14"/>
          <w:sz w:val="20"/>
          <w:szCs w:val="20"/>
          <w:lang w:eastAsia="en-US"/>
        </w:rPr>
        <w:t>ce</w:t>
      </w:r>
      <w:r w:rsidR="008B761B">
        <w:rPr>
          <w:rStyle w:val="FontStyle14"/>
          <w:sz w:val="20"/>
          <w:szCs w:val="20"/>
          <w:lang w:eastAsia="en-US"/>
        </w:rPr>
        <w:t>, wilful misconduct</w:t>
      </w:r>
      <w:r w:rsidRPr="00857124" w:rsidR="00DD3B80">
        <w:rPr>
          <w:rStyle w:val="FontStyle14"/>
          <w:sz w:val="20"/>
          <w:szCs w:val="20"/>
          <w:lang w:eastAsia="en-US"/>
        </w:rPr>
        <w:t xml:space="preserve"> or other tortious acts or omissions by the Collaborator or its employees, personnel, </w:t>
      </w:r>
      <w:r w:rsidR="008B761B">
        <w:rPr>
          <w:rStyle w:val="FontStyle14"/>
          <w:sz w:val="20"/>
          <w:szCs w:val="20"/>
          <w:lang w:eastAsia="en-US"/>
        </w:rPr>
        <w:t xml:space="preserve">agents </w:t>
      </w:r>
      <w:r w:rsidR="002A12E5">
        <w:rPr>
          <w:rStyle w:val="FontStyle14"/>
          <w:sz w:val="20"/>
          <w:szCs w:val="20"/>
          <w:lang w:eastAsia="en-US"/>
        </w:rPr>
        <w:t>or</w:t>
      </w:r>
      <w:r w:rsidR="008B761B">
        <w:rPr>
          <w:rStyle w:val="FontStyle14"/>
          <w:sz w:val="20"/>
          <w:szCs w:val="20"/>
          <w:lang w:eastAsia="en-US"/>
        </w:rPr>
        <w:t xml:space="preserve"> </w:t>
      </w:r>
      <w:r w:rsidRPr="00857124" w:rsidR="00DD3B80">
        <w:rPr>
          <w:rStyle w:val="FontStyle14"/>
          <w:sz w:val="20"/>
          <w:szCs w:val="20"/>
          <w:lang w:eastAsia="en-US"/>
        </w:rPr>
        <w:t xml:space="preserve">contractors in connection with or related to the </w:t>
      </w:r>
      <w:r w:rsidRPr="00857124" w:rsidR="005203B6">
        <w:rPr>
          <w:rStyle w:val="FontStyle14"/>
          <w:sz w:val="20"/>
          <w:szCs w:val="20"/>
          <w:lang w:eastAsia="en-US"/>
        </w:rPr>
        <w:t xml:space="preserve">Project </w:t>
      </w:r>
      <w:r w:rsidRPr="00857124" w:rsidR="00DD3B80">
        <w:rPr>
          <w:rStyle w:val="FontStyle14"/>
          <w:sz w:val="20"/>
          <w:szCs w:val="20"/>
          <w:lang w:eastAsia="en-US"/>
        </w:rPr>
        <w:t>deliverables or the Collaborator’s performance under this Agreement</w:t>
      </w:r>
      <w:r w:rsidR="00221DBF">
        <w:rPr>
          <w:rStyle w:val="FontStyle14"/>
          <w:sz w:val="20"/>
          <w:szCs w:val="20"/>
          <w:lang w:eastAsia="en-US"/>
        </w:rPr>
        <w:t xml:space="preserve">. </w:t>
      </w:r>
      <w:r w:rsidRPr="0099255A" w:rsidR="00221DBF">
        <w:rPr>
          <w:rStyle w:val="FontStyle14"/>
          <w:sz w:val="20"/>
          <w:szCs w:val="20"/>
          <w:lang w:eastAsia="en-US"/>
        </w:rPr>
        <w:t>This Clause shall survive the termination of this Agreement (howsoever caused)</w:t>
      </w:r>
      <w:r w:rsidRPr="00857124" w:rsidR="00DD3B80">
        <w:rPr>
          <w:rStyle w:val="FontStyle14"/>
          <w:sz w:val="20"/>
          <w:szCs w:val="20"/>
          <w:lang w:eastAsia="en-US"/>
        </w:rPr>
        <w:t>.</w:t>
      </w:r>
    </w:p>
    <w:p w:rsidRPr="00857124" w:rsidR="0099255A" w:rsidP="00FE1A98" w:rsidRDefault="0099255A" w14:paraId="350DE19C" w14:textId="77777777">
      <w:pPr>
        <w:pStyle w:val="Style6"/>
        <w:widowControl/>
        <w:tabs>
          <w:tab w:val="left" w:pos="658"/>
        </w:tabs>
        <w:spacing w:line="240" w:lineRule="auto"/>
        <w:ind w:firstLine="0"/>
        <w:rPr>
          <w:rStyle w:val="FontStyle14"/>
          <w:sz w:val="20"/>
          <w:szCs w:val="20"/>
          <w:lang w:eastAsia="en-US"/>
        </w:rPr>
      </w:pPr>
    </w:p>
    <w:p w:rsidRPr="00857124" w:rsidR="00ED006F" w:rsidP="00E97ADB" w:rsidRDefault="00ED006F" w14:paraId="09D25914"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TERMINATION</w:t>
      </w:r>
    </w:p>
    <w:p w:rsidRPr="00857124" w:rsidR="00ED006F" w:rsidP="00FE1A98" w:rsidRDefault="00ED006F" w14:paraId="65B014C7" w14:textId="77777777">
      <w:pPr>
        <w:pStyle w:val="Style7"/>
        <w:widowControl/>
        <w:tabs>
          <w:tab w:val="left" w:pos="662"/>
        </w:tabs>
        <w:jc w:val="both"/>
        <w:rPr>
          <w:rStyle w:val="FontStyle13"/>
          <w:sz w:val="20"/>
          <w:szCs w:val="20"/>
          <w:lang w:eastAsia="en-US"/>
        </w:rPr>
      </w:pPr>
    </w:p>
    <w:p w:rsidRPr="00857124" w:rsidR="00ED006F" w:rsidP="00405217" w:rsidRDefault="00FC5BD3" w14:paraId="2F19FF32" w14:textId="4ABF3288">
      <w:pPr>
        <w:pStyle w:val="Style6"/>
        <w:widowControl/>
        <w:tabs>
          <w:tab w:val="left" w:pos="720"/>
        </w:tabs>
        <w:spacing w:line="240" w:lineRule="auto"/>
        <w:ind w:left="720" w:hanging="720"/>
        <w:rPr>
          <w:rStyle w:val="FontStyle14"/>
          <w:sz w:val="20"/>
          <w:szCs w:val="20"/>
          <w:lang w:eastAsia="en-US"/>
        </w:rPr>
      </w:pPr>
      <w:r w:rsidRPr="00857124">
        <w:rPr>
          <w:rStyle w:val="FontStyle14"/>
          <w:sz w:val="20"/>
          <w:szCs w:val="20"/>
          <w:lang w:eastAsia="en-US"/>
        </w:rPr>
        <w:t>12.1</w:t>
      </w:r>
      <w:r w:rsidRPr="00857124">
        <w:rPr>
          <w:rStyle w:val="FontStyle14"/>
          <w:sz w:val="20"/>
          <w:szCs w:val="20"/>
          <w:lang w:eastAsia="en-US"/>
        </w:rPr>
        <w:tab/>
      </w:r>
      <w:r w:rsidRPr="00857124" w:rsidR="00F63438">
        <w:rPr>
          <w:rStyle w:val="FontStyle14"/>
          <w:sz w:val="20"/>
          <w:szCs w:val="20"/>
          <w:lang w:eastAsia="en-US"/>
        </w:rPr>
        <w:t>Where the Project is funded by a Grant, this Agreement may be terminated with immediate effect by the Institution by giving written notice to the Collaborator in the event that the Grant is terminated or suspended for any reason whatsoever</w:t>
      </w:r>
      <w:r w:rsidRPr="00857124" w:rsidR="00ED006F">
        <w:rPr>
          <w:rStyle w:val="FontStyle14"/>
          <w:sz w:val="20"/>
          <w:szCs w:val="20"/>
          <w:lang w:eastAsia="en-US"/>
        </w:rPr>
        <w:t>.</w:t>
      </w:r>
    </w:p>
    <w:p w:rsidRPr="00857124" w:rsidR="00ED006F" w:rsidP="00FE1A98" w:rsidRDefault="00ED006F" w14:paraId="135FE008" w14:textId="77777777">
      <w:pPr>
        <w:pStyle w:val="Style6"/>
        <w:widowControl/>
        <w:tabs>
          <w:tab w:val="left" w:pos="658"/>
        </w:tabs>
        <w:spacing w:line="240" w:lineRule="auto"/>
        <w:ind w:firstLine="0"/>
        <w:rPr>
          <w:rStyle w:val="FontStyle14"/>
          <w:sz w:val="20"/>
          <w:szCs w:val="20"/>
          <w:lang w:eastAsia="en-US"/>
        </w:rPr>
      </w:pPr>
    </w:p>
    <w:p w:rsidRPr="00857124" w:rsidR="00ED006F" w:rsidP="00E97ADB" w:rsidRDefault="00ED006F" w14:paraId="60225597" w14:textId="22E65961">
      <w:pPr>
        <w:pStyle w:val="Style6"/>
        <w:widowControl/>
        <w:numPr>
          <w:ilvl w:val="1"/>
          <w:numId w:val="27"/>
        </w:numPr>
        <w:tabs>
          <w:tab w:val="left" w:pos="720"/>
        </w:tabs>
        <w:spacing w:line="240" w:lineRule="auto"/>
        <w:ind w:left="720" w:hanging="720"/>
        <w:rPr>
          <w:rStyle w:val="FontStyle14"/>
          <w:sz w:val="20"/>
          <w:szCs w:val="20"/>
          <w:lang w:eastAsia="en-US"/>
        </w:rPr>
      </w:pPr>
      <w:r w:rsidRPr="00857124">
        <w:rPr>
          <w:rStyle w:val="FontStyle14"/>
          <w:sz w:val="20"/>
          <w:szCs w:val="20"/>
          <w:lang w:eastAsia="en-US"/>
        </w:rPr>
        <w:t>Each Party shall be entitled to terminate this Agreement immediately by notice in writing to the other Part</w:t>
      </w:r>
      <w:r w:rsidRPr="00857124" w:rsidR="00101F6E">
        <w:rPr>
          <w:rStyle w:val="FontStyle14"/>
          <w:sz w:val="20"/>
          <w:szCs w:val="20"/>
          <w:lang w:eastAsia="en-US"/>
        </w:rPr>
        <w:t>y</w:t>
      </w:r>
      <w:r w:rsidRPr="00857124">
        <w:rPr>
          <w:rStyle w:val="FontStyle14"/>
          <w:sz w:val="20"/>
          <w:szCs w:val="20"/>
          <w:lang w:eastAsia="en-US"/>
        </w:rPr>
        <w:t xml:space="preserve"> (but without prejudice to any rights a Party may have against the other arising prior to such termination) if any of the events set out below shall occur:</w:t>
      </w:r>
    </w:p>
    <w:p w:rsidRPr="00857124" w:rsidR="00ED006F" w:rsidP="00FE1A98" w:rsidRDefault="00ED006F" w14:paraId="203A7506" w14:textId="77777777">
      <w:pPr>
        <w:widowControl/>
        <w:jc w:val="both"/>
        <w:rPr>
          <w:rFonts w:cs="Arial"/>
          <w:sz w:val="20"/>
          <w:szCs w:val="20"/>
        </w:rPr>
      </w:pPr>
    </w:p>
    <w:p w:rsidRPr="00857124" w:rsidR="00897FF5" w:rsidP="00E97ADB" w:rsidRDefault="00897FF5" w14:paraId="69F01086" w14:textId="1984BC43">
      <w:pPr>
        <w:pStyle w:val="Style6"/>
        <w:widowControl/>
        <w:numPr>
          <w:ilvl w:val="0"/>
          <w:numId w:val="9"/>
        </w:numPr>
        <w:tabs>
          <w:tab w:val="left" w:pos="1440"/>
        </w:tabs>
        <w:spacing w:line="240" w:lineRule="auto"/>
        <w:ind w:left="1440" w:hanging="720"/>
        <w:rPr>
          <w:rFonts w:cs="Arial"/>
          <w:sz w:val="20"/>
          <w:szCs w:val="20"/>
          <w:lang w:eastAsia="en-US"/>
        </w:rPr>
      </w:pPr>
      <w:r w:rsidRPr="00857124">
        <w:rPr>
          <w:rFonts w:eastAsia="Times New Roman" w:cs="Arial"/>
          <w:sz w:val="20"/>
          <w:szCs w:val="20"/>
          <w:lang w:eastAsia="en-US"/>
        </w:rPr>
        <w:t>the relevant institutional review board (“</w:t>
      </w:r>
      <w:r w:rsidRPr="00857124">
        <w:rPr>
          <w:rFonts w:eastAsia="Times New Roman" w:cs="Arial"/>
          <w:b/>
          <w:sz w:val="20"/>
          <w:szCs w:val="20"/>
          <w:lang w:eastAsia="en-US"/>
        </w:rPr>
        <w:t>IRB</w:t>
      </w:r>
      <w:r w:rsidRPr="00857124">
        <w:rPr>
          <w:rFonts w:eastAsia="Times New Roman" w:cs="Arial"/>
          <w:sz w:val="20"/>
          <w:szCs w:val="20"/>
          <w:lang w:eastAsia="en-US"/>
        </w:rPr>
        <w:t>”) does not give its approval necessary for the conduct of the Project or revokes such approval;</w:t>
      </w:r>
    </w:p>
    <w:p w:rsidRPr="00857124" w:rsidR="00897FF5" w:rsidP="00AC3577" w:rsidRDefault="00897FF5" w14:paraId="077FDD13" w14:textId="77777777">
      <w:pPr>
        <w:pStyle w:val="Style6"/>
        <w:widowControl/>
        <w:tabs>
          <w:tab w:val="left" w:pos="1440"/>
        </w:tabs>
        <w:spacing w:line="240" w:lineRule="auto"/>
        <w:ind w:left="1440" w:firstLine="0"/>
        <w:rPr>
          <w:rFonts w:cs="Arial"/>
          <w:sz w:val="20"/>
          <w:szCs w:val="20"/>
          <w:lang w:eastAsia="en-US"/>
        </w:rPr>
      </w:pPr>
    </w:p>
    <w:p w:rsidRPr="00857124" w:rsidR="00897FF5" w:rsidP="00E97ADB" w:rsidRDefault="00897FF5" w14:paraId="06D1D681" w14:textId="6DB8BC40">
      <w:pPr>
        <w:pStyle w:val="Style6"/>
        <w:widowControl/>
        <w:numPr>
          <w:ilvl w:val="0"/>
          <w:numId w:val="9"/>
        </w:numPr>
        <w:tabs>
          <w:tab w:val="left" w:pos="1440"/>
        </w:tabs>
        <w:spacing w:line="240" w:lineRule="auto"/>
        <w:ind w:left="1440" w:hanging="720"/>
        <w:rPr>
          <w:rStyle w:val="FontStyle14"/>
          <w:sz w:val="20"/>
          <w:szCs w:val="20"/>
          <w:lang w:eastAsia="en-US"/>
        </w:rPr>
      </w:pPr>
      <w:r w:rsidRPr="00857124">
        <w:rPr>
          <w:rFonts w:eastAsia="Times New Roman" w:cs="Arial"/>
          <w:sz w:val="20"/>
          <w:szCs w:val="20"/>
          <w:lang w:eastAsia="en-US"/>
        </w:rPr>
        <w:t>the Parties are of the joint opinion that the Project should cease due to any health and safety concerns in relation to the subjects involved in the Project;</w:t>
      </w:r>
    </w:p>
    <w:p w:rsidRPr="00857124" w:rsidR="00897FF5" w:rsidP="00AC3577" w:rsidRDefault="00897FF5" w14:paraId="71BC993D" w14:textId="77777777">
      <w:pPr>
        <w:pStyle w:val="ListParagraph"/>
        <w:rPr>
          <w:rStyle w:val="FontStyle14"/>
          <w:sz w:val="20"/>
          <w:szCs w:val="20"/>
          <w:lang w:eastAsia="en-US"/>
        </w:rPr>
      </w:pPr>
    </w:p>
    <w:p w:rsidR="00CF1AD1" w:rsidP="00E97ADB" w:rsidRDefault="000F7821" w14:paraId="074F5802" w14:textId="2C547F67">
      <w:pPr>
        <w:pStyle w:val="Style6"/>
        <w:widowControl/>
        <w:numPr>
          <w:ilvl w:val="0"/>
          <w:numId w:val="9"/>
        </w:numPr>
        <w:tabs>
          <w:tab w:val="left" w:pos="1440"/>
        </w:tabs>
        <w:spacing w:line="240" w:lineRule="auto"/>
        <w:ind w:left="1440" w:hanging="720"/>
        <w:rPr>
          <w:rStyle w:val="FontStyle14"/>
          <w:sz w:val="20"/>
          <w:szCs w:val="20"/>
          <w:lang w:eastAsia="en-US"/>
        </w:rPr>
      </w:pPr>
      <w:bookmarkStart w:name="_Hlk154969605" w:id="28"/>
      <w:r w:rsidRPr="00097AA4">
        <w:rPr>
          <w:rFonts w:eastAsia="Times New Roman" w:cs="Arial"/>
          <w:sz w:val="20"/>
          <w:szCs w:val="20"/>
          <w:lang w:eastAsia="en-US"/>
        </w:rPr>
        <w:t xml:space="preserve">a successor to the </w:t>
      </w:r>
      <w:r>
        <w:rPr>
          <w:rFonts w:eastAsia="Times New Roman" w:cs="Arial"/>
          <w:sz w:val="20"/>
          <w:szCs w:val="20"/>
          <w:lang w:eastAsia="en-US"/>
        </w:rPr>
        <w:t>Unavailable PI who</w:t>
      </w:r>
      <w:r w:rsidRPr="00097AA4">
        <w:rPr>
          <w:rFonts w:eastAsia="Times New Roman" w:cs="Arial"/>
          <w:sz w:val="20"/>
          <w:szCs w:val="20"/>
          <w:lang w:eastAsia="en-US"/>
        </w:rPr>
        <w:t xml:space="preserve"> is acceptable to the Parties is not available or cannot be found in accordance with Clause </w:t>
      </w:r>
      <w:r>
        <w:rPr>
          <w:rFonts w:eastAsia="Times New Roman" w:cs="Arial"/>
          <w:sz w:val="20"/>
          <w:szCs w:val="20"/>
          <w:lang w:eastAsia="en-US"/>
        </w:rPr>
        <w:t>3.2</w:t>
      </w:r>
      <w:bookmarkEnd w:id="28"/>
      <w:r w:rsidR="00CF1AD1">
        <w:rPr>
          <w:rStyle w:val="FontStyle14"/>
          <w:sz w:val="20"/>
          <w:szCs w:val="20"/>
          <w:lang w:eastAsia="en-US"/>
        </w:rPr>
        <w:t xml:space="preserve">; </w:t>
      </w:r>
    </w:p>
    <w:p w:rsidR="00CF1AD1" w:rsidP="00CF1AD1" w:rsidRDefault="00CF1AD1" w14:paraId="56CC8C28" w14:textId="77777777">
      <w:pPr>
        <w:pStyle w:val="ListParagraph"/>
        <w:rPr>
          <w:rStyle w:val="FontStyle14"/>
          <w:sz w:val="20"/>
          <w:szCs w:val="20"/>
          <w:lang w:eastAsia="en-US"/>
        </w:rPr>
      </w:pPr>
    </w:p>
    <w:p w:rsidRPr="00857124" w:rsidR="00ED006F" w:rsidP="00E97ADB" w:rsidRDefault="00BA7344" w14:paraId="7DA8219F" w14:textId="0C844C82">
      <w:pPr>
        <w:pStyle w:val="Style6"/>
        <w:widowControl/>
        <w:numPr>
          <w:ilvl w:val="0"/>
          <w:numId w:val="9"/>
        </w:numPr>
        <w:tabs>
          <w:tab w:val="left" w:pos="1440"/>
        </w:tabs>
        <w:spacing w:line="240" w:lineRule="auto"/>
        <w:ind w:left="1440" w:hanging="720"/>
        <w:rPr>
          <w:rStyle w:val="FontStyle14"/>
          <w:sz w:val="20"/>
          <w:szCs w:val="20"/>
          <w:lang w:eastAsia="en-US"/>
        </w:rPr>
      </w:pPr>
      <w:r>
        <w:rPr>
          <w:rStyle w:val="FontStyle14"/>
          <w:sz w:val="20"/>
          <w:szCs w:val="20"/>
          <w:lang w:eastAsia="en-US"/>
        </w:rPr>
        <w:t>a Party commits any material breach of any of its obligations under this Agreement and such breach is either incapable of being remedied or if capable of being remedied, is not remedied within thirty (30) days after being given notice by the other Party to do so</w:t>
      </w:r>
      <w:r w:rsidRPr="00857124" w:rsidR="00ED006F">
        <w:rPr>
          <w:rStyle w:val="FontStyle14"/>
          <w:sz w:val="20"/>
          <w:szCs w:val="20"/>
          <w:lang w:eastAsia="en-US"/>
        </w:rPr>
        <w:t>; or</w:t>
      </w:r>
    </w:p>
    <w:p w:rsidRPr="00857124" w:rsidR="00ED006F" w:rsidP="00FE1A98" w:rsidRDefault="00ED006F" w14:paraId="361EC4AD" w14:textId="77777777">
      <w:pPr>
        <w:pStyle w:val="Style6"/>
        <w:widowControl/>
        <w:tabs>
          <w:tab w:val="left" w:pos="1440"/>
        </w:tabs>
        <w:spacing w:line="240" w:lineRule="auto"/>
        <w:ind w:left="1440" w:hanging="720"/>
        <w:rPr>
          <w:rStyle w:val="FontStyle14"/>
          <w:sz w:val="20"/>
          <w:szCs w:val="20"/>
          <w:lang w:eastAsia="en-US"/>
        </w:rPr>
      </w:pPr>
    </w:p>
    <w:p w:rsidRPr="00857124" w:rsidR="00ED006F" w:rsidP="00E97ADB" w:rsidRDefault="00F11BD0" w14:paraId="556BFAB0" w14:textId="51E64D1E">
      <w:pPr>
        <w:pStyle w:val="Style6"/>
        <w:widowControl/>
        <w:numPr>
          <w:ilvl w:val="0"/>
          <w:numId w:val="9"/>
        </w:numPr>
        <w:tabs>
          <w:tab w:val="left" w:pos="1440"/>
        </w:tabs>
        <w:spacing w:line="240" w:lineRule="auto"/>
        <w:ind w:left="1440" w:hanging="720"/>
        <w:rPr>
          <w:rStyle w:val="FontStyle14"/>
          <w:sz w:val="20"/>
          <w:szCs w:val="20"/>
          <w:lang w:eastAsia="en-US"/>
        </w:rPr>
      </w:pPr>
      <w:r w:rsidRPr="00857124">
        <w:rPr>
          <w:rStyle w:val="FontStyle14"/>
          <w:sz w:val="20"/>
          <w:szCs w:val="20"/>
          <w:lang w:eastAsia="en-US"/>
        </w:rPr>
        <w:t xml:space="preserve">(to the extent permitted by law) </w:t>
      </w:r>
      <w:r w:rsidRPr="00857124" w:rsidR="00ED006F">
        <w:rPr>
          <w:rStyle w:val="FontStyle14"/>
          <w:sz w:val="20"/>
          <w:szCs w:val="20"/>
          <w:lang w:eastAsia="en-US"/>
        </w:rPr>
        <w:t>a Party (being a company) shall go into liquidation whether compulsory or voluntary (except for the purposes of a bona fide reconstruction or amalgamation with the consent of the other Part</w:t>
      </w:r>
      <w:r w:rsidRPr="00857124" w:rsidR="00E65528">
        <w:rPr>
          <w:rStyle w:val="FontStyle14"/>
          <w:sz w:val="20"/>
          <w:szCs w:val="20"/>
          <w:lang w:eastAsia="en-US"/>
        </w:rPr>
        <w:t>y</w:t>
      </w:r>
      <w:r w:rsidRPr="00857124" w:rsidR="00ED006F">
        <w:rPr>
          <w:rStyle w:val="FontStyle14"/>
          <w:sz w:val="20"/>
          <w:szCs w:val="20"/>
          <w:lang w:eastAsia="en-US"/>
        </w:rPr>
        <w:t>, such consent not to be unreasonably withheld) or a Party shall have an administrator appointed or if a receiver, administrative receiver or manager shall be appointed over any part of the assets or undertaking of that Party.</w:t>
      </w:r>
    </w:p>
    <w:p w:rsidRPr="00857124" w:rsidR="00ED006F" w:rsidP="00FE1A98" w:rsidRDefault="00ED006F" w14:paraId="2A7D039C" w14:textId="77777777">
      <w:pPr>
        <w:widowControl/>
        <w:jc w:val="both"/>
        <w:rPr>
          <w:rFonts w:cs="Arial"/>
          <w:sz w:val="20"/>
          <w:szCs w:val="20"/>
        </w:rPr>
      </w:pPr>
    </w:p>
    <w:p w:rsidRPr="00857124" w:rsidR="00ED006F" w:rsidP="00E97ADB" w:rsidRDefault="00ED006F" w14:paraId="7D58C862" w14:textId="44919769">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CONSEQUENCE</w:t>
      </w:r>
      <w:r w:rsidRPr="00857124" w:rsidR="00053A7D">
        <w:rPr>
          <w:rStyle w:val="FontStyle13"/>
          <w:sz w:val="20"/>
          <w:szCs w:val="20"/>
          <w:lang w:eastAsia="en-US"/>
        </w:rPr>
        <w:t>S</w:t>
      </w:r>
      <w:r w:rsidRPr="00857124">
        <w:rPr>
          <w:rStyle w:val="FontStyle13"/>
          <w:sz w:val="20"/>
          <w:szCs w:val="20"/>
          <w:lang w:eastAsia="en-US"/>
        </w:rPr>
        <w:t xml:space="preserve"> OF </w:t>
      </w:r>
      <w:r w:rsidRPr="00857124" w:rsidR="00053A7D">
        <w:rPr>
          <w:rStyle w:val="FontStyle13"/>
          <w:sz w:val="20"/>
          <w:szCs w:val="20"/>
          <w:lang w:eastAsia="en-US"/>
        </w:rPr>
        <w:t xml:space="preserve">EXPIRY OR </w:t>
      </w:r>
      <w:r w:rsidRPr="00857124">
        <w:rPr>
          <w:rStyle w:val="FontStyle13"/>
          <w:sz w:val="20"/>
          <w:szCs w:val="20"/>
          <w:lang w:eastAsia="en-US"/>
        </w:rPr>
        <w:t>TERMINATION</w:t>
      </w:r>
    </w:p>
    <w:p w:rsidRPr="00857124" w:rsidR="00ED006F" w:rsidP="00FE1A98" w:rsidRDefault="00ED006F" w14:paraId="520C49F1" w14:textId="77777777">
      <w:pPr>
        <w:pStyle w:val="Style7"/>
        <w:widowControl/>
        <w:tabs>
          <w:tab w:val="left" w:pos="662"/>
        </w:tabs>
        <w:ind w:left="360"/>
        <w:jc w:val="both"/>
        <w:rPr>
          <w:rStyle w:val="FontStyle13"/>
          <w:sz w:val="20"/>
          <w:szCs w:val="20"/>
          <w:lang w:eastAsia="en-US"/>
        </w:rPr>
      </w:pPr>
    </w:p>
    <w:p w:rsidRPr="00857124" w:rsidR="00866317" w:rsidP="00E97ADB" w:rsidRDefault="00EF4285" w14:paraId="680746F8" w14:textId="083E0CAE">
      <w:pPr>
        <w:pStyle w:val="Style6"/>
        <w:widowControl/>
        <w:numPr>
          <w:ilvl w:val="1"/>
          <w:numId w:val="28"/>
        </w:numPr>
        <w:tabs>
          <w:tab w:val="left" w:pos="720"/>
        </w:tabs>
        <w:spacing w:line="240" w:lineRule="auto"/>
        <w:ind w:left="720" w:hanging="720"/>
        <w:rPr>
          <w:rStyle w:val="FontStyle14"/>
          <w:sz w:val="20"/>
          <w:szCs w:val="20"/>
          <w:lang w:eastAsia="en-US"/>
        </w:rPr>
      </w:pPr>
      <w:r w:rsidRPr="00857124">
        <w:rPr>
          <w:rFonts w:cs="Arial"/>
          <w:sz w:val="20"/>
          <w:szCs w:val="20"/>
        </w:rPr>
        <w:t xml:space="preserve">In the event this Agreement </w:t>
      </w:r>
      <w:r w:rsidRPr="00857124" w:rsidR="0043188A">
        <w:rPr>
          <w:rFonts w:cs="Arial"/>
          <w:sz w:val="20"/>
          <w:szCs w:val="20"/>
        </w:rPr>
        <w:t>expires or</w:t>
      </w:r>
      <w:r w:rsidRPr="00857124">
        <w:rPr>
          <w:rFonts w:cs="Arial"/>
          <w:sz w:val="20"/>
          <w:szCs w:val="20"/>
        </w:rPr>
        <w:t xml:space="preserve"> is terminated in accordance with Clause 1</w:t>
      </w:r>
      <w:r w:rsidRPr="00857124" w:rsidR="00FC5BD3">
        <w:rPr>
          <w:rFonts w:cs="Arial"/>
          <w:sz w:val="20"/>
          <w:szCs w:val="20"/>
        </w:rPr>
        <w:t>2</w:t>
      </w:r>
      <w:r w:rsidRPr="00857124">
        <w:rPr>
          <w:rFonts w:cs="Arial"/>
          <w:sz w:val="20"/>
          <w:szCs w:val="20"/>
        </w:rPr>
        <w:t xml:space="preserve"> or </w:t>
      </w:r>
      <w:r w:rsidR="000273AA">
        <w:rPr>
          <w:rFonts w:cs="Arial"/>
          <w:sz w:val="20"/>
          <w:szCs w:val="20"/>
        </w:rPr>
        <w:t xml:space="preserve">Clause </w:t>
      </w:r>
      <w:r w:rsidRPr="00857124" w:rsidR="00866317">
        <w:rPr>
          <w:rFonts w:cs="Arial"/>
          <w:sz w:val="20"/>
          <w:szCs w:val="20"/>
        </w:rPr>
        <w:t>16</w:t>
      </w:r>
      <w:r w:rsidRPr="00857124">
        <w:rPr>
          <w:rFonts w:cs="Arial"/>
          <w:sz w:val="20"/>
          <w:szCs w:val="20"/>
        </w:rPr>
        <w:t xml:space="preserve">, </w:t>
      </w:r>
      <w:r w:rsidRPr="00857124">
        <w:rPr>
          <w:rStyle w:val="FontStyle14"/>
          <w:sz w:val="20"/>
          <w:szCs w:val="20"/>
          <w:lang w:eastAsia="en-US"/>
        </w:rPr>
        <w:t>the Parties shall</w:t>
      </w:r>
      <w:r w:rsidRPr="00857124" w:rsidR="00866317">
        <w:rPr>
          <w:rStyle w:val="FontStyle14"/>
          <w:sz w:val="20"/>
          <w:szCs w:val="20"/>
          <w:lang w:eastAsia="en-US"/>
        </w:rPr>
        <w:t>:</w:t>
      </w:r>
    </w:p>
    <w:p w:rsidRPr="00857124" w:rsidR="00866317" w:rsidP="00866317" w:rsidRDefault="00866317" w14:paraId="3181D4DB" w14:textId="77777777">
      <w:pPr>
        <w:pStyle w:val="Style6"/>
        <w:widowControl/>
        <w:tabs>
          <w:tab w:val="left" w:pos="720"/>
        </w:tabs>
        <w:spacing w:line="240" w:lineRule="auto"/>
        <w:ind w:left="720" w:firstLine="0"/>
        <w:rPr>
          <w:rFonts w:cs="Arial"/>
          <w:sz w:val="20"/>
          <w:szCs w:val="20"/>
        </w:rPr>
      </w:pPr>
    </w:p>
    <w:p w:rsidRPr="00857124" w:rsidR="00866317" w:rsidP="00E97ADB" w:rsidRDefault="00866317" w14:paraId="131EB970" w14:textId="49911279">
      <w:pPr>
        <w:pStyle w:val="Style6"/>
        <w:widowControl/>
        <w:numPr>
          <w:ilvl w:val="2"/>
          <w:numId w:val="6"/>
        </w:numPr>
        <w:tabs>
          <w:tab w:val="left" w:pos="720"/>
        </w:tabs>
        <w:spacing w:line="240" w:lineRule="auto"/>
        <w:ind w:left="1440" w:hanging="720"/>
        <w:rPr>
          <w:rStyle w:val="FontStyle14"/>
          <w:sz w:val="20"/>
          <w:szCs w:val="20"/>
          <w:lang w:eastAsia="en-US"/>
        </w:rPr>
      </w:pPr>
      <w:r w:rsidRPr="00857124">
        <w:rPr>
          <w:rStyle w:val="FontStyle14"/>
          <w:sz w:val="20"/>
          <w:szCs w:val="20"/>
          <w:lang w:eastAsia="en-US"/>
        </w:rPr>
        <w:t xml:space="preserve">use reasonable efforts to wind up the work carried out in accordance with the details described in the </w:t>
      </w:r>
      <w:r w:rsidR="00552A18">
        <w:rPr>
          <w:rStyle w:val="FontStyle14"/>
          <w:sz w:val="20"/>
          <w:szCs w:val="20"/>
          <w:lang w:eastAsia="en-US"/>
        </w:rPr>
        <w:t>Work Plan</w:t>
      </w:r>
      <w:r w:rsidRPr="00857124">
        <w:rPr>
          <w:rStyle w:val="FontStyle14"/>
          <w:sz w:val="20"/>
          <w:szCs w:val="20"/>
          <w:lang w:eastAsia="en-US"/>
        </w:rPr>
        <w:t xml:space="preserve"> in an orderly fashion and where applicable to complete such outstanding work during </w:t>
      </w:r>
      <w:r w:rsidR="00AC2490">
        <w:rPr>
          <w:rStyle w:val="FontStyle14"/>
          <w:sz w:val="20"/>
          <w:szCs w:val="20"/>
          <w:lang w:eastAsia="en-US"/>
        </w:rPr>
        <w:t xml:space="preserve">the relevant action periods; </w:t>
      </w:r>
    </w:p>
    <w:p w:rsidRPr="00857124" w:rsidR="00866317" w:rsidP="00866317" w:rsidRDefault="00866317" w14:paraId="37453B05" w14:textId="77777777">
      <w:pPr>
        <w:pStyle w:val="Style6"/>
        <w:widowControl/>
        <w:tabs>
          <w:tab w:val="left" w:pos="720"/>
        </w:tabs>
        <w:spacing w:line="240" w:lineRule="auto"/>
        <w:ind w:left="1440" w:firstLine="0"/>
        <w:rPr>
          <w:rStyle w:val="FontStyle14"/>
          <w:sz w:val="20"/>
          <w:szCs w:val="20"/>
          <w:lang w:eastAsia="en-US"/>
        </w:rPr>
      </w:pPr>
    </w:p>
    <w:p w:rsidR="00AC2490" w:rsidP="00E97ADB" w:rsidRDefault="00AC2490" w14:paraId="38C7B51A" w14:textId="77777777">
      <w:pPr>
        <w:pStyle w:val="Style6"/>
        <w:widowControl/>
        <w:numPr>
          <w:ilvl w:val="2"/>
          <w:numId w:val="6"/>
        </w:numPr>
        <w:tabs>
          <w:tab w:val="left" w:pos="720"/>
        </w:tabs>
        <w:spacing w:line="240" w:lineRule="auto"/>
        <w:ind w:left="1440" w:hanging="720"/>
        <w:rPr>
          <w:rFonts w:cs="Arial"/>
          <w:sz w:val="20"/>
          <w:szCs w:val="20"/>
          <w:lang w:val="en"/>
        </w:rPr>
      </w:pPr>
      <w:r>
        <w:rPr>
          <w:rStyle w:val="FontStyle14"/>
          <w:sz w:val="20"/>
          <w:szCs w:val="20"/>
          <w:lang w:eastAsia="en-US"/>
        </w:rPr>
        <w:t>comply with the provisions of Clause 7.5 and Clause 8.4;</w:t>
      </w:r>
      <w:r>
        <w:rPr>
          <w:rFonts w:cs="Arial"/>
          <w:sz w:val="20"/>
          <w:szCs w:val="20"/>
          <w:lang w:val="en"/>
        </w:rPr>
        <w:t xml:space="preserve"> </w:t>
      </w:r>
    </w:p>
    <w:p w:rsidR="00AC2490" w:rsidP="00AC2490" w:rsidRDefault="00AC2490" w14:paraId="607B8022" w14:textId="77777777">
      <w:pPr>
        <w:pStyle w:val="ListParagraph"/>
        <w:rPr>
          <w:rFonts w:cs="Arial"/>
          <w:sz w:val="20"/>
          <w:szCs w:val="20"/>
          <w:lang w:val="en"/>
        </w:rPr>
      </w:pPr>
    </w:p>
    <w:p w:rsidRPr="00F16085" w:rsidR="00AC2490" w:rsidP="1D1349AA" w:rsidRDefault="00AC2490" w14:paraId="7CEF8272" w14:textId="6C76815E">
      <w:pPr>
        <w:pStyle w:val="Style6"/>
        <w:widowControl/>
        <w:numPr>
          <w:ilvl w:val="2"/>
          <w:numId w:val="6"/>
        </w:numPr>
        <w:tabs>
          <w:tab w:val="left" w:pos="720"/>
        </w:tabs>
        <w:spacing w:line="240" w:lineRule="auto"/>
        <w:ind w:left="1440" w:hanging="720"/>
        <w:rPr>
          <w:rFonts w:cs="Arial"/>
          <w:sz w:val="20"/>
          <w:szCs w:val="20"/>
          <w:lang w:val="en-US"/>
        </w:rPr>
      </w:pPr>
      <w:r w:rsidRPr="1D1349AA">
        <w:rPr>
          <w:rFonts w:cs="Arial"/>
          <w:sz w:val="20"/>
          <w:szCs w:val="20"/>
          <w:lang w:val="en-US"/>
        </w:rPr>
        <w:t>where applicable and if so required by applicable regulations, inform the IRB promptly and provide the reason(s) for the early</w:t>
      </w:r>
      <w:r w:rsidRPr="1D1349AA" w:rsidR="008D10C0">
        <w:rPr>
          <w:rFonts w:cs="Arial"/>
          <w:sz w:val="20"/>
          <w:szCs w:val="20"/>
          <w:lang w:val="en-US"/>
        </w:rPr>
        <w:t xml:space="preserve"> termination of the Project;</w:t>
      </w:r>
    </w:p>
    <w:p w:rsidRPr="00F16085" w:rsidR="00AC2490" w:rsidP="00AC2490" w:rsidRDefault="00AC2490" w14:paraId="0B6C576A" w14:textId="77777777">
      <w:pPr>
        <w:tabs>
          <w:tab w:val="left" w:pos="720"/>
          <w:tab w:val="left" w:pos="900"/>
        </w:tabs>
        <w:ind w:left="1440" w:right="270" w:hanging="1440"/>
        <w:jc w:val="both"/>
        <w:rPr>
          <w:rFonts w:cs="Arial"/>
          <w:sz w:val="20"/>
          <w:szCs w:val="20"/>
          <w:lang w:val="en"/>
        </w:rPr>
      </w:pPr>
    </w:p>
    <w:p w:rsidRPr="00F16085" w:rsidR="00AC2490" w:rsidP="00E97ADB" w:rsidRDefault="00AC2490" w14:paraId="566224B2" w14:textId="77777777">
      <w:pPr>
        <w:pStyle w:val="Style6"/>
        <w:widowControl/>
        <w:numPr>
          <w:ilvl w:val="2"/>
          <w:numId w:val="6"/>
        </w:numPr>
        <w:tabs>
          <w:tab w:val="left" w:pos="720"/>
        </w:tabs>
        <w:spacing w:line="240" w:lineRule="auto"/>
        <w:ind w:left="1440" w:hanging="720"/>
        <w:rPr>
          <w:rFonts w:cs="Arial"/>
          <w:sz w:val="20"/>
          <w:szCs w:val="20"/>
          <w:lang w:val="en"/>
        </w:rPr>
      </w:pPr>
      <w:r w:rsidRPr="00F16085">
        <w:rPr>
          <w:rFonts w:cs="Arial"/>
          <w:sz w:val="20"/>
          <w:szCs w:val="20"/>
          <w:lang w:val="en"/>
        </w:rPr>
        <w:t>in good faith co-operate in discussing and managing the following:</w:t>
      </w:r>
    </w:p>
    <w:p w:rsidRPr="00F16085" w:rsidR="00AC2490" w:rsidP="00AC2490" w:rsidRDefault="00AC2490" w14:paraId="0E269A6E" w14:textId="77777777">
      <w:pPr>
        <w:ind w:right="270"/>
        <w:jc w:val="both"/>
        <w:rPr>
          <w:rFonts w:cs="Arial"/>
          <w:sz w:val="20"/>
          <w:szCs w:val="20"/>
          <w:lang w:val="en"/>
        </w:rPr>
      </w:pPr>
    </w:p>
    <w:p w:rsidRPr="00F16085" w:rsidR="00AC2490" w:rsidP="00265BC7" w:rsidRDefault="00AC2490" w14:paraId="79FF38A9" w14:textId="0511C00E">
      <w:pPr>
        <w:pStyle w:val="ListParagraph"/>
        <w:keepNext/>
        <w:keepLines/>
        <w:widowControl/>
        <w:numPr>
          <w:ilvl w:val="0"/>
          <w:numId w:val="31"/>
        </w:numPr>
        <w:tabs>
          <w:tab w:val="left" w:pos="1019"/>
        </w:tabs>
        <w:ind w:left="2160" w:right="270" w:hanging="720"/>
        <w:contextualSpacing/>
        <w:jc w:val="both"/>
        <w:rPr>
          <w:rFonts w:cs="Arial"/>
          <w:sz w:val="20"/>
          <w:szCs w:val="20"/>
          <w:lang w:val="en-US"/>
        </w:rPr>
      </w:pPr>
      <w:r w:rsidRPr="1D1349AA">
        <w:rPr>
          <w:rFonts w:cs="Arial"/>
          <w:sz w:val="20"/>
          <w:szCs w:val="20"/>
          <w:lang w:val="en-US"/>
        </w:rPr>
        <w:t>payment of all costs reasonably incurred and falling due for payment up to the date of termination</w:t>
      </w:r>
      <w:r w:rsidRPr="1D1349AA" w:rsidR="006B2432">
        <w:rPr>
          <w:rFonts w:cs="Arial"/>
          <w:sz w:val="20"/>
          <w:szCs w:val="20"/>
          <w:lang w:val="en-US"/>
        </w:rPr>
        <w:t>;</w:t>
      </w:r>
      <w:r w:rsidRPr="1D1349AA">
        <w:rPr>
          <w:rFonts w:cs="Arial"/>
          <w:sz w:val="20"/>
          <w:szCs w:val="20"/>
          <w:lang w:val="en-US"/>
        </w:rPr>
        <w:t xml:space="preserve"> </w:t>
      </w:r>
    </w:p>
    <w:p w:rsidRPr="00F16085" w:rsidR="00AC2490" w:rsidP="00AC2490" w:rsidRDefault="00AC2490" w14:paraId="4F2DAF45" w14:textId="77777777">
      <w:pPr>
        <w:pStyle w:val="ListParagraph"/>
        <w:tabs>
          <w:tab w:val="left" w:pos="1019"/>
        </w:tabs>
        <w:ind w:left="2160" w:right="270" w:hanging="720"/>
        <w:jc w:val="both"/>
        <w:rPr>
          <w:rFonts w:cs="Arial"/>
          <w:sz w:val="20"/>
          <w:szCs w:val="20"/>
          <w:lang w:val="en"/>
        </w:rPr>
      </w:pPr>
    </w:p>
    <w:p w:rsidRPr="00F16085" w:rsidR="00AC2490" w:rsidP="00265BC7" w:rsidRDefault="00AC2490" w14:paraId="26A9B7EB" w14:textId="77777777">
      <w:pPr>
        <w:pStyle w:val="ListParagraph"/>
        <w:keepNext/>
        <w:keepLines/>
        <w:widowControl/>
        <w:numPr>
          <w:ilvl w:val="0"/>
          <w:numId w:val="31"/>
        </w:numPr>
        <w:tabs>
          <w:tab w:val="left" w:pos="1019"/>
        </w:tabs>
        <w:ind w:left="2160" w:right="270" w:hanging="720"/>
        <w:contextualSpacing/>
        <w:jc w:val="both"/>
        <w:rPr>
          <w:rFonts w:cs="Arial"/>
          <w:sz w:val="20"/>
          <w:szCs w:val="20"/>
          <w:lang w:val="en"/>
        </w:rPr>
      </w:pPr>
      <w:r w:rsidRPr="00F16085">
        <w:rPr>
          <w:rFonts w:cs="Arial"/>
          <w:sz w:val="20"/>
          <w:szCs w:val="20"/>
          <w:lang w:val="en"/>
        </w:rPr>
        <w:t>all non-cancellable costs and expenditure falling due for payment after the date of termination which arises from commitments reasonably and necessarily incurred for the performance of the Project prior to the date of termination; and</w:t>
      </w:r>
    </w:p>
    <w:p w:rsidRPr="00F16085" w:rsidR="00AC2490" w:rsidP="00AC2490" w:rsidRDefault="00AC2490" w14:paraId="580181A5" w14:textId="77777777">
      <w:pPr>
        <w:pStyle w:val="ListParagraph"/>
        <w:ind w:left="2160" w:right="270" w:hanging="720"/>
        <w:jc w:val="both"/>
        <w:rPr>
          <w:rFonts w:cs="Arial"/>
          <w:sz w:val="20"/>
          <w:szCs w:val="20"/>
          <w:lang w:val="en"/>
        </w:rPr>
      </w:pPr>
    </w:p>
    <w:p w:rsidR="00AC2490" w:rsidP="00265BC7" w:rsidRDefault="00AC2490" w14:paraId="4CD77786" w14:textId="77777777">
      <w:pPr>
        <w:pStyle w:val="ListParagraph"/>
        <w:keepNext/>
        <w:keepLines/>
        <w:widowControl/>
        <w:numPr>
          <w:ilvl w:val="0"/>
          <w:numId w:val="31"/>
        </w:numPr>
        <w:tabs>
          <w:tab w:val="left" w:pos="1019"/>
        </w:tabs>
        <w:ind w:left="2160" w:right="270" w:hanging="720"/>
        <w:contextualSpacing/>
        <w:jc w:val="both"/>
        <w:rPr>
          <w:rStyle w:val="FontStyle14"/>
          <w:sz w:val="20"/>
          <w:szCs w:val="20"/>
          <w:lang w:eastAsia="en-US"/>
        </w:rPr>
      </w:pPr>
      <w:r w:rsidRPr="00F16085">
        <w:rPr>
          <w:rFonts w:cs="Arial"/>
          <w:spacing w:val="-2"/>
          <w:sz w:val="20"/>
          <w:szCs w:val="20"/>
          <w:lang w:val="en"/>
        </w:rPr>
        <w:t xml:space="preserve">all staff costs </w:t>
      </w:r>
      <w:r w:rsidRPr="00FC7064">
        <w:rPr>
          <w:rFonts w:cs="Arial"/>
          <w:sz w:val="20"/>
          <w:szCs w:val="20"/>
          <w:lang w:val="en"/>
        </w:rPr>
        <w:t>in</w:t>
      </w:r>
      <w:r w:rsidRPr="00F16085">
        <w:rPr>
          <w:rFonts w:cs="Arial"/>
          <w:spacing w:val="-2"/>
          <w:sz w:val="20"/>
          <w:szCs w:val="20"/>
          <w:lang w:val="en"/>
        </w:rPr>
        <w:t xml:space="preserve"> respect of personnel engaged by the Parties for the purposes of the Project</w:t>
      </w:r>
      <w:r>
        <w:rPr>
          <w:rFonts w:cs="Arial"/>
          <w:spacing w:val="-2"/>
          <w:sz w:val="20"/>
          <w:szCs w:val="20"/>
          <w:lang w:val="en"/>
        </w:rPr>
        <w:t>; and</w:t>
      </w:r>
    </w:p>
    <w:p w:rsidR="00AC2490" w:rsidP="00AC2490" w:rsidRDefault="00AC2490" w14:paraId="01112EB1" w14:textId="77777777">
      <w:pPr>
        <w:pStyle w:val="Style6"/>
        <w:widowControl/>
        <w:tabs>
          <w:tab w:val="left" w:pos="720"/>
        </w:tabs>
        <w:spacing w:line="240" w:lineRule="auto"/>
        <w:ind w:left="1440" w:firstLine="0"/>
        <w:rPr>
          <w:rStyle w:val="FontStyle14"/>
          <w:sz w:val="20"/>
          <w:szCs w:val="20"/>
          <w:lang w:eastAsia="en-US"/>
        </w:rPr>
      </w:pPr>
    </w:p>
    <w:p w:rsidRPr="00857124" w:rsidR="00866317" w:rsidP="00E97ADB" w:rsidRDefault="00EF4285" w14:paraId="64AC45EC" w14:textId="33BAB538">
      <w:pPr>
        <w:pStyle w:val="Style6"/>
        <w:widowControl/>
        <w:numPr>
          <w:ilvl w:val="2"/>
          <w:numId w:val="6"/>
        </w:numPr>
        <w:tabs>
          <w:tab w:val="left" w:pos="720"/>
        </w:tabs>
        <w:spacing w:line="240" w:lineRule="auto"/>
        <w:ind w:left="1440" w:hanging="720"/>
        <w:rPr>
          <w:rStyle w:val="FontStyle14"/>
          <w:sz w:val="20"/>
          <w:szCs w:val="20"/>
          <w:lang w:eastAsia="en-US"/>
        </w:rPr>
      </w:pPr>
      <w:r w:rsidRPr="00857124">
        <w:rPr>
          <w:rStyle w:val="FontStyle14"/>
          <w:sz w:val="20"/>
          <w:szCs w:val="20"/>
          <w:lang w:eastAsia="en-US"/>
        </w:rPr>
        <w:t xml:space="preserve">be relieved of their obligations (except </w:t>
      </w:r>
      <w:r w:rsidR="00D70C7D">
        <w:rPr>
          <w:rStyle w:val="FontStyle14"/>
          <w:sz w:val="20"/>
          <w:szCs w:val="20"/>
          <w:lang w:eastAsia="en-US"/>
        </w:rPr>
        <w:t>as provided in Clause 13.2)</w:t>
      </w:r>
      <w:r w:rsidRPr="00857124">
        <w:rPr>
          <w:rStyle w:val="FontStyle14"/>
          <w:sz w:val="20"/>
          <w:szCs w:val="20"/>
          <w:lang w:eastAsia="en-US"/>
        </w:rPr>
        <w:t xml:space="preserve"> and shall have no liability whatsoever to the other Party in respect of such termination.</w:t>
      </w:r>
    </w:p>
    <w:p w:rsidRPr="00857124" w:rsidR="00EF4285" w:rsidP="00EC6A5D" w:rsidRDefault="00EF4285" w14:paraId="5166E7BF" w14:textId="23B5B40B">
      <w:pPr>
        <w:pStyle w:val="Style6"/>
        <w:widowControl/>
        <w:tabs>
          <w:tab w:val="left" w:pos="720"/>
        </w:tabs>
        <w:spacing w:line="240" w:lineRule="auto"/>
        <w:ind w:left="2340" w:firstLine="0"/>
        <w:rPr>
          <w:rStyle w:val="FontStyle14"/>
          <w:sz w:val="20"/>
          <w:szCs w:val="20"/>
          <w:lang w:eastAsia="en-US"/>
        </w:rPr>
      </w:pPr>
    </w:p>
    <w:p w:rsidRPr="00857124" w:rsidR="009B52C5" w:rsidP="00E97ADB" w:rsidRDefault="009B52C5" w14:paraId="1634C0E5" w14:textId="76C4C850">
      <w:pPr>
        <w:pStyle w:val="Style6"/>
        <w:widowControl/>
        <w:numPr>
          <w:ilvl w:val="1"/>
          <w:numId w:val="28"/>
        </w:numPr>
        <w:tabs>
          <w:tab w:val="left" w:pos="720"/>
        </w:tabs>
        <w:spacing w:line="240" w:lineRule="auto"/>
        <w:ind w:left="720" w:hanging="720"/>
        <w:rPr>
          <w:rStyle w:val="FontStyle14"/>
          <w:sz w:val="20"/>
          <w:szCs w:val="20"/>
        </w:rPr>
      </w:pPr>
      <w:r w:rsidRPr="00857124">
        <w:rPr>
          <w:rStyle w:val="FontStyle14"/>
          <w:sz w:val="20"/>
          <w:szCs w:val="20"/>
        </w:rPr>
        <w:t xml:space="preserve">Any </w:t>
      </w:r>
      <w:r w:rsidRPr="00857124" w:rsidR="00A354A4">
        <w:rPr>
          <w:rStyle w:val="FontStyle14"/>
          <w:sz w:val="20"/>
          <w:szCs w:val="20"/>
        </w:rPr>
        <w:t>expiry or</w:t>
      </w:r>
      <w:r w:rsidRPr="00857124">
        <w:rPr>
          <w:rStyle w:val="FontStyle14"/>
          <w:sz w:val="20"/>
          <w:szCs w:val="20"/>
        </w:rPr>
        <w:t xml:space="preserve"> termination of </w:t>
      </w:r>
      <w:r w:rsidRPr="00857124">
        <w:rPr>
          <w:rStyle w:val="FontStyle14"/>
          <w:sz w:val="20"/>
          <w:szCs w:val="20"/>
          <w:lang w:eastAsia="en-US"/>
        </w:rPr>
        <w:t>this</w:t>
      </w:r>
      <w:r w:rsidRPr="00857124">
        <w:rPr>
          <w:rStyle w:val="FontStyle14"/>
          <w:sz w:val="20"/>
          <w:szCs w:val="20"/>
        </w:rPr>
        <w:t xml:space="preserve"> Agreement shall not affect the accrued rights of the Parties before the </w:t>
      </w:r>
      <w:r w:rsidRPr="00857124" w:rsidR="00A354A4">
        <w:rPr>
          <w:rStyle w:val="FontStyle14"/>
          <w:sz w:val="20"/>
          <w:szCs w:val="20"/>
        </w:rPr>
        <w:t xml:space="preserve">expiry or </w:t>
      </w:r>
      <w:r w:rsidRPr="00857124">
        <w:rPr>
          <w:rStyle w:val="FontStyle14"/>
          <w:sz w:val="20"/>
          <w:szCs w:val="20"/>
        </w:rPr>
        <w:t xml:space="preserve">termination date. The provisions of this Agreement that are contemplated by their terms to be enforceable after the </w:t>
      </w:r>
      <w:r w:rsidRPr="00857124" w:rsidR="00AE0863">
        <w:rPr>
          <w:rStyle w:val="FontStyle14"/>
          <w:sz w:val="20"/>
          <w:szCs w:val="20"/>
        </w:rPr>
        <w:t xml:space="preserve">expiry or </w:t>
      </w:r>
      <w:r w:rsidRPr="00857124">
        <w:rPr>
          <w:rStyle w:val="FontStyle14"/>
          <w:sz w:val="20"/>
          <w:szCs w:val="20"/>
        </w:rPr>
        <w:t>termination of this Agreement shall survive any expiry or termination of this Agreement.</w:t>
      </w:r>
    </w:p>
    <w:p w:rsidRPr="00857124" w:rsidR="00ED006F" w:rsidP="00FE1A98" w:rsidRDefault="00ED006F" w14:paraId="00D8DD06" w14:textId="77777777">
      <w:pPr>
        <w:pStyle w:val="Style6"/>
        <w:widowControl/>
        <w:tabs>
          <w:tab w:val="left" w:pos="720"/>
        </w:tabs>
        <w:spacing w:line="240" w:lineRule="auto"/>
        <w:ind w:left="720" w:hanging="720"/>
        <w:rPr>
          <w:rStyle w:val="FontStyle14"/>
          <w:sz w:val="20"/>
          <w:szCs w:val="20"/>
          <w:lang w:eastAsia="en-US"/>
        </w:rPr>
      </w:pPr>
    </w:p>
    <w:p w:rsidRPr="00857124" w:rsidR="008B6151" w:rsidP="00E97ADB" w:rsidRDefault="00895A28" w14:paraId="00E18858" w14:textId="64BC5D3B">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 xml:space="preserve">POLICIES AND </w:t>
      </w:r>
      <w:r w:rsidRPr="00857124" w:rsidR="0066670A">
        <w:rPr>
          <w:rStyle w:val="FontStyle13"/>
          <w:sz w:val="20"/>
          <w:szCs w:val="20"/>
          <w:lang w:eastAsia="en-US"/>
        </w:rPr>
        <w:t>PARAMOUNTCY</w:t>
      </w:r>
    </w:p>
    <w:p w:rsidRPr="00857124" w:rsidR="008B6151" w:rsidP="00FE1A98" w:rsidRDefault="008B6151" w14:paraId="67385260" w14:textId="77777777">
      <w:pPr>
        <w:pStyle w:val="Heading1"/>
        <w:ind w:left="720"/>
        <w:jc w:val="both"/>
        <w:rPr>
          <w:rFonts w:cs="Arial"/>
          <w:b w:val="0"/>
        </w:rPr>
      </w:pPr>
    </w:p>
    <w:p w:rsidRPr="00AC0CEF" w:rsidR="00AD0816" w:rsidP="00AD0816" w:rsidRDefault="00AD0816" w14:paraId="2CD70ABC" w14:textId="77777777">
      <w:pPr>
        <w:pStyle w:val="Style7"/>
        <w:widowControl/>
        <w:numPr>
          <w:ilvl w:val="1"/>
          <w:numId w:val="29"/>
        </w:numPr>
        <w:tabs>
          <w:tab w:val="left" w:pos="720"/>
        </w:tabs>
        <w:ind w:left="720" w:hanging="720"/>
        <w:jc w:val="both"/>
        <w:rPr>
          <w:rFonts w:eastAsia="Calibri" w:cs="Arial"/>
          <w:sz w:val="20"/>
          <w:szCs w:val="20"/>
          <w:lang w:val="en-US"/>
        </w:rPr>
      </w:pPr>
      <w:r w:rsidRPr="00525805">
        <w:rPr>
          <w:rFonts w:eastAsia="Calibri" w:cs="Arial"/>
          <w:sz w:val="20"/>
          <w:szCs w:val="20"/>
        </w:rPr>
        <w:t>A</w:t>
      </w:r>
      <w:r w:rsidRPr="00525805">
        <w:rPr>
          <w:rFonts w:cs="Arial"/>
          <w:sz w:val="20"/>
          <w:szCs w:val="20"/>
        </w:rPr>
        <w:t xml:space="preserve"> Party that is required to perform any part of the Project at the premises of the other Party or the premises of its Affiliates shall comply with the policies, procedures, rules and regulations that are applicable to it as notified in advance by such other Party in writing from time to time</w:t>
      </w:r>
      <w:r>
        <w:rPr>
          <w:rFonts w:cs="Arial"/>
          <w:sz w:val="20"/>
          <w:szCs w:val="20"/>
        </w:rPr>
        <w:t>.</w:t>
      </w:r>
    </w:p>
    <w:p w:rsidRPr="00AD0816" w:rsidR="00AD0816" w:rsidP="00AD0816" w:rsidRDefault="00AD0816" w14:paraId="2A1762F4" w14:textId="77777777">
      <w:pPr>
        <w:pStyle w:val="Style7"/>
        <w:widowControl/>
        <w:tabs>
          <w:tab w:val="left" w:pos="720"/>
        </w:tabs>
        <w:ind w:left="720"/>
        <w:jc w:val="both"/>
        <w:rPr>
          <w:rFonts w:eastAsia="Calibri" w:cs="Arial"/>
          <w:sz w:val="20"/>
          <w:szCs w:val="20"/>
          <w:lang w:val="en-US"/>
        </w:rPr>
      </w:pPr>
    </w:p>
    <w:p w:rsidRPr="00857124" w:rsidR="00A904BA" w:rsidP="00E97ADB" w:rsidRDefault="00D74020" w14:paraId="0F149C71" w14:textId="4C7470C7">
      <w:pPr>
        <w:pStyle w:val="Style7"/>
        <w:widowControl/>
        <w:numPr>
          <w:ilvl w:val="1"/>
          <w:numId w:val="29"/>
        </w:numPr>
        <w:tabs>
          <w:tab w:val="left" w:pos="720"/>
        </w:tabs>
        <w:ind w:left="720" w:hanging="720"/>
        <w:jc w:val="both"/>
        <w:rPr>
          <w:rFonts w:eastAsia="Calibri" w:cs="Arial"/>
          <w:sz w:val="20"/>
          <w:szCs w:val="20"/>
          <w:lang w:val="en-US"/>
        </w:rPr>
      </w:pPr>
      <w:r w:rsidRPr="00857124">
        <w:rPr>
          <w:rFonts w:cs="Arial"/>
          <w:sz w:val="20"/>
          <w:szCs w:val="20"/>
        </w:rPr>
        <w:t>Where</w:t>
      </w:r>
      <w:r w:rsidRPr="00857124" w:rsidR="00895A28">
        <w:rPr>
          <w:rFonts w:cs="Arial"/>
          <w:sz w:val="20"/>
          <w:szCs w:val="20"/>
        </w:rPr>
        <w:t xml:space="preserve"> the Collaborator </w:t>
      </w:r>
      <w:r w:rsidRPr="00857124">
        <w:rPr>
          <w:rFonts w:cs="Arial"/>
          <w:sz w:val="20"/>
          <w:szCs w:val="20"/>
        </w:rPr>
        <w:t>is</w:t>
      </w:r>
      <w:r w:rsidRPr="00857124" w:rsidR="00895A28">
        <w:rPr>
          <w:rFonts w:cs="Arial"/>
          <w:sz w:val="20"/>
          <w:szCs w:val="20"/>
        </w:rPr>
        <w:t xml:space="preserve"> required to perform any part of the Project at the </w:t>
      </w:r>
      <w:r w:rsidRPr="00857124" w:rsidR="00A904BA">
        <w:rPr>
          <w:rFonts w:cs="Arial"/>
          <w:sz w:val="20"/>
          <w:szCs w:val="20"/>
        </w:rPr>
        <w:t xml:space="preserve">premises of the </w:t>
      </w:r>
      <w:r w:rsidRPr="00857124" w:rsidR="00895A28">
        <w:rPr>
          <w:rFonts w:cs="Arial"/>
          <w:sz w:val="20"/>
          <w:szCs w:val="20"/>
        </w:rPr>
        <w:t>Institution</w:t>
      </w:r>
      <w:r w:rsidRPr="00857124" w:rsidR="00A904BA">
        <w:rPr>
          <w:rFonts w:cs="Arial"/>
          <w:sz w:val="20"/>
          <w:szCs w:val="20"/>
        </w:rPr>
        <w:t xml:space="preserve"> </w:t>
      </w:r>
      <w:r w:rsidRPr="00857124" w:rsidR="0013404C">
        <w:rPr>
          <w:rFonts w:cs="Arial"/>
          <w:sz w:val="20"/>
          <w:szCs w:val="20"/>
        </w:rPr>
        <w:t>or its Affiliates, the Collaborator</w:t>
      </w:r>
      <w:r w:rsidRPr="00857124" w:rsidR="00895A28">
        <w:rPr>
          <w:rFonts w:cs="Arial"/>
          <w:sz w:val="20"/>
          <w:szCs w:val="20"/>
        </w:rPr>
        <w:t xml:space="preserve"> shall</w:t>
      </w:r>
      <w:r w:rsidRPr="00857124">
        <w:rPr>
          <w:rFonts w:cs="Arial"/>
          <w:sz w:val="20"/>
          <w:szCs w:val="20"/>
        </w:rPr>
        <w:t>, and shall procure that its Authorised Representatives</w:t>
      </w:r>
      <w:r w:rsidRPr="00857124" w:rsidR="00895A28">
        <w:rPr>
          <w:rFonts w:cs="Arial"/>
          <w:sz w:val="20"/>
          <w:szCs w:val="20"/>
        </w:rPr>
        <w:t xml:space="preserve"> comply with </w:t>
      </w:r>
      <w:r w:rsidRPr="00857124">
        <w:rPr>
          <w:rFonts w:cs="Arial"/>
          <w:sz w:val="20"/>
          <w:szCs w:val="20"/>
        </w:rPr>
        <w:t xml:space="preserve">all reasonable standards of safety and the Institution’s health and safety procedures from time to time in force at </w:t>
      </w:r>
      <w:r w:rsidRPr="00857124" w:rsidR="00A904BA">
        <w:rPr>
          <w:rFonts w:cs="Arial"/>
          <w:sz w:val="20"/>
          <w:szCs w:val="20"/>
        </w:rPr>
        <w:t xml:space="preserve">such </w:t>
      </w:r>
      <w:r w:rsidRPr="00857124">
        <w:rPr>
          <w:rFonts w:cs="Arial"/>
          <w:sz w:val="20"/>
          <w:szCs w:val="20"/>
        </w:rPr>
        <w:t>premises. The Collaborator</w:t>
      </w:r>
      <w:r w:rsidRPr="00857124">
        <w:rPr>
          <w:rFonts w:cs="Arial"/>
          <w:iCs/>
          <w:sz w:val="20"/>
          <w:szCs w:val="20"/>
        </w:rPr>
        <w:t xml:space="preserve"> shall</w:t>
      </w:r>
      <w:r w:rsidRPr="00857124" w:rsidR="00F63438">
        <w:rPr>
          <w:rFonts w:cs="Arial"/>
          <w:iCs/>
          <w:sz w:val="20"/>
          <w:szCs w:val="20"/>
        </w:rPr>
        <w:t>,</w:t>
      </w:r>
      <w:r w:rsidRPr="00857124">
        <w:rPr>
          <w:rFonts w:cs="Arial"/>
          <w:iCs/>
          <w:sz w:val="20"/>
          <w:szCs w:val="20"/>
        </w:rPr>
        <w:t xml:space="preserve"> at its cost and expense</w:t>
      </w:r>
      <w:r w:rsidRPr="00857124" w:rsidR="00A904BA">
        <w:rPr>
          <w:rFonts w:cs="Arial"/>
          <w:iCs/>
          <w:sz w:val="20"/>
          <w:szCs w:val="20"/>
        </w:rPr>
        <w:t>:</w:t>
      </w:r>
    </w:p>
    <w:p w:rsidRPr="00857124" w:rsidR="00A904BA" w:rsidP="009F709E" w:rsidRDefault="00A904BA" w14:paraId="4FCF45BF" w14:textId="77777777">
      <w:pPr>
        <w:pStyle w:val="Style7"/>
        <w:widowControl/>
        <w:tabs>
          <w:tab w:val="left" w:pos="720"/>
        </w:tabs>
        <w:ind w:left="720"/>
        <w:jc w:val="both"/>
        <w:rPr>
          <w:rFonts w:cs="Arial"/>
          <w:iCs/>
          <w:sz w:val="20"/>
          <w:szCs w:val="20"/>
        </w:rPr>
      </w:pPr>
    </w:p>
    <w:p w:rsidRPr="00857124" w:rsidR="00A904BA" w:rsidP="009F709E" w:rsidRDefault="00A904BA" w14:paraId="64539641" w14:textId="0BA2D2B7">
      <w:pPr>
        <w:pStyle w:val="Style7"/>
        <w:widowControl/>
        <w:tabs>
          <w:tab w:val="left" w:pos="720"/>
        </w:tabs>
        <w:ind w:left="1440" w:hanging="720"/>
        <w:jc w:val="both"/>
        <w:rPr>
          <w:rFonts w:cs="Arial"/>
          <w:iCs/>
          <w:sz w:val="20"/>
          <w:szCs w:val="20"/>
        </w:rPr>
      </w:pPr>
      <w:r w:rsidRPr="00857124">
        <w:rPr>
          <w:rFonts w:cs="Arial"/>
          <w:iCs/>
          <w:sz w:val="20"/>
          <w:szCs w:val="20"/>
        </w:rPr>
        <w:t>(a)</w:t>
      </w:r>
      <w:r w:rsidRPr="00857124">
        <w:rPr>
          <w:rFonts w:cs="Arial"/>
          <w:iCs/>
          <w:sz w:val="20"/>
          <w:szCs w:val="20"/>
        </w:rPr>
        <w:tab/>
      </w:r>
      <w:r w:rsidRPr="00857124" w:rsidR="00D74020">
        <w:rPr>
          <w:rFonts w:cs="Arial"/>
          <w:iCs/>
          <w:sz w:val="20"/>
          <w:szCs w:val="20"/>
        </w:rPr>
        <w:t xml:space="preserve">procure that its Authorised Representatives, who are individuals, </w:t>
      </w:r>
      <w:r w:rsidRPr="00857124" w:rsidR="00F23083">
        <w:rPr>
          <w:rFonts w:cs="Arial"/>
          <w:iCs/>
          <w:sz w:val="20"/>
          <w:szCs w:val="20"/>
        </w:rPr>
        <w:t>have Immunity</w:t>
      </w:r>
      <w:r w:rsidRPr="00857124" w:rsidR="00D74020">
        <w:rPr>
          <w:rFonts w:cs="Arial"/>
          <w:iCs/>
          <w:sz w:val="20"/>
          <w:szCs w:val="20"/>
        </w:rPr>
        <w:t xml:space="preserve"> against measles, diphtheria and such other diseases as may be specified by the Institution from time to time in accordance with the Institution’s then prevailing policies</w:t>
      </w:r>
      <w:r w:rsidRPr="00857124">
        <w:rPr>
          <w:rFonts w:cs="Arial"/>
          <w:iCs/>
          <w:sz w:val="20"/>
          <w:szCs w:val="20"/>
        </w:rPr>
        <w:t>; and</w:t>
      </w:r>
    </w:p>
    <w:p w:rsidRPr="00857124" w:rsidR="00A904BA" w:rsidP="009F709E" w:rsidRDefault="00A904BA" w14:paraId="783CC3F4" w14:textId="77777777">
      <w:pPr>
        <w:pStyle w:val="Style7"/>
        <w:widowControl/>
        <w:tabs>
          <w:tab w:val="left" w:pos="720"/>
        </w:tabs>
        <w:ind w:left="1440" w:hanging="720"/>
        <w:jc w:val="both"/>
        <w:rPr>
          <w:rFonts w:cs="Arial"/>
          <w:iCs/>
          <w:sz w:val="20"/>
          <w:szCs w:val="20"/>
        </w:rPr>
      </w:pPr>
    </w:p>
    <w:p w:rsidRPr="00857124" w:rsidR="00A904BA" w:rsidP="009F709E" w:rsidRDefault="00A904BA" w14:paraId="192EF6D0" w14:textId="69CDB2B4">
      <w:pPr>
        <w:pStyle w:val="Style7"/>
        <w:widowControl/>
        <w:tabs>
          <w:tab w:val="left" w:pos="720"/>
        </w:tabs>
        <w:ind w:left="1440" w:hanging="720"/>
        <w:jc w:val="both"/>
        <w:rPr>
          <w:rFonts w:eastAsia="Times New Roman" w:cs="Arial"/>
          <w:sz w:val="20"/>
          <w:szCs w:val="20"/>
        </w:rPr>
      </w:pPr>
      <w:r w:rsidRPr="00857124">
        <w:rPr>
          <w:rFonts w:cs="Arial"/>
          <w:iCs/>
          <w:sz w:val="20"/>
          <w:szCs w:val="20"/>
        </w:rPr>
        <w:t>(b)</w:t>
      </w:r>
      <w:r w:rsidRPr="00857124">
        <w:rPr>
          <w:rFonts w:cs="Arial"/>
          <w:iCs/>
          <w:sz w:val="20"/>
          <w:szCs w:val="20"/>
        </w:rPr>
        <w:tab/>
      </w:r>
      <w:r w:rsidRPr="00857124" w:rsidR="00D74020">
        <w:rPr>
          <w:rFonts w:cs="Arial"/>
          <w:iCs/>
          <w:sz w:val="20"/>
          <w:szCs w:val="20"/>
        </w:rPr>
        <w:t>produce evidence on demand</w:t>
      </w:r>
      <w:r w:rsidRPr="00857124" w:rsidR="00B87BA6">
        <w:rPr>
          <w:rFonts w:cs="Arial"/>
          <w:iCs/>
          <w:sz w:val="20"/>
          <w:szCs w:val="20"/>
        </w:rPr>
        <w:t xml:space="preserve"> of such </w:t>
      </w:r>
      <w:r w:rsidRPr="00857124" w:rsidR="00AB635B">
        <w:rPr>
          <w:rFonts w:cs="Arial"/>
          <w:iCs/>
          <w:sz w:val="20"/>
          <w:szCs w:val="20"/>
        </w:rPr>
        <w:t>Immunity</w:t>
      </w:r>
      <w:r w:rsidRPr="00857124">
        <w:rPr>
          <w:rFonts w:cs="Arial"/>
          <w:iCs/>
          <w:sz w:val="20"/>
          <w:szCs w:val="20"/>
        </w:rPr>
        <w:t>, to the satisfaction of the Institution</w:t>
      </w:r>
      <w:r w:rsidRPr="00857124" w:rsidR="00A53BF1">
        <w:rPr>
          <w:rFonts w:eastAsia="Times New Roman" w:cs="Arial"/>
          <w:sz w:val="20"/>
          <w:szCs w:val="20"/>
        </w:rPr>
        <w:t xml:space="preserve">, and shall also make such evidence available to the relevant authorities on request. </w:t>
      </w:r>
    </w:p>
    <w:p w:rsidRPr="00857124" w:rsidR="00A904BA" w:rsidP="009F709E" w:rsidRDefault="00A904BA" w14:paraId="6F8A163A" w14:textId="77777777">
      <w:pPr>
        <w:pStyle w:val="Style7"/>
        <w:widowControl/>
        <w:tabs>
          <w:tab w:val="left" w:pos="720"/>
        </w:tabs>
        <w:ind w:left="1440" w:hanging="720"/>
        <w:jc w:val="both"/>
        <w:rPr>
          <w:rFonts w:cs="Arial"/>
          <w:iCs/>
          <w:sz w:val="20"/>
          <w:szCs w:val="20"/>
        </w:rPr>
      </w:pPr>
    </w:p>
    <w:p w:rsidRPr="00857124" w:rsidR="00A904BA" w:rsidP="009F709E" w:rsidRDefault="00A904BA" w14:paraId="197AA718" w14:textId="0AA153D0">
      <w:pPr>
        <w:pStyle w:val="Style7"/>
        <w:widowControl/>
        <w:tabs>
          <w:tab w:val="left" w:pos="720"/>
        </w:tabs>
        <w:ind w:left="1440" w:hanging="720"/>
        <w:jc w:val="both"/>
        <w:rPr>
          <w:rFonts w:eastAsia="Times New Roman" w:cs="Arial"/>
          <w:sz w:val="20"/>
          <w:szCs w:val="20"/>
        </w:rPr>
      </w:pPr>
      <w:r w:rsidRPr="00857124">
        <w:rPr>
          <w:rFonts w:cs="Arial"/>
          <w:iCs/>
          <w:sz w:val="20"/>
          <w:szCs w:val="20"/>
        </w:rPr>
        <w:tab/>
      </w:r>
      <w:r w:rsidRPr="00857124" w:rsidR="00A53BF1">
        <w:rPr>
          <w:rFonts w:cs="Arial"/>
          <w:iCs/>
          <w:sz w:val="20"/>
          <w:szCs w:val="20"/>
        </w:rPr>
        <w:t>The Collaborator</w:t>
      </w:r>
      <w:r w:rsidRPr="00857124" w:rsidR="00A53BF1">
        <w:rPr>
          <w:rFonts w:cs="Arial"/>
          <w:sz w:val="20"/>
          <w:szCs w:val="20"/>
        </w:rPr>
        <w:t xml:space="preserve"> </w:t>
      </w:r>
      <w:r w:rsidRPr="00857124" w:rsidR="00A53BF1">
        <w:rPr>
          <w:rFonts w:eastAsia="Times New Roman" w:cs="Arial"/>
          <w:sz w:val="20"/>
          <w:szCs w:val="20"/>
        </w:rPr>
        <w:t>shall ensure that such evidence is retained for</w:t>
      </w:r>
      <w:r w:rsidRPr="00857124">
        <w:rPr>
          <w:rFonts w:eastAsia="Times New Roman" w:cs="Arial"/>
          <w:sz w:val="20"/>
          <w:szCs w:val="20"/>
        </w:rPr>
        <w:t>:</w:t>
      </w:r>
    </w:p>
    <w:p w:rsidRPr="00857124" w:rsidR="00A904BA" w:rsidP="009F709E" w:rsidRDefault="00A904BA" w14:paraId="0452DA28" w14:textId="77777777">
      <w:pPr>
        <w:pStyle w:val="Style7"/>
        <w:widowControl/>
        <w:tabs>
          <w:tab w:val="left" w:pos="720"/>
        </w:tabs>
        <w:ind w:left="1440" w:hanging="720"/>
        <w:jc w:val="both"/>
        <w:rPr>
          <w:rFonts w:eastAsia="Times New Roman" w:cs="Arial"/>
          <w:sz w:val="20"/>
          <w:szCs w:val="20"/>
        </w:rPr>
      </w:pPr>
    </w:p>
    <w:p w:rsidRPr="00857124" w:rsidR="00A904BA" w:rsidP="009F709E" w:rsidRDefault="00A53BF1" w14:paraId="6A190EBA" w14:textId="21901DA1">
      <w:pPr>
        <w:pStyle w:val="Style7"/>
        <w:widowControl/>
        <w:tabs>
          <w:tab w:val="left" w:pos="720"/>
        </w:tabs>
        <w:ind w:left="2160" w:hanging="720"/>
        <w:jc w:val="both"/>
        <w:rPr>
          <w:rFonts w:eastAsia="Times New Roman" w:cs="Arial"/>
          <w:sz w:val="20"/>
          <w:szCs w:val="20"/>
        </w:rPr>
      </w:pPr>
      <w:r w:rsidRPr="00857124">
        <w:rPr>
          <w:rFonts w:eastAsia="Times New Roman" w:cs="Arial"/>
          <w:sz w:val="20"/>
          <w:szCs w:val="20"/>
        </w:rPr>
        <w:t>(</w:t>
      </w:r>
      <w:r w:rsidRPr="00857124" w:rsidR="00A904BA">
        <w:rPr>
          <w:rFonts w:eastAsia="Times New Roman" w:cs="Arial"/>
          <w:sz w:val="20"/>
          <w:szCs w:val="20"/>
        </w:rPr>
        <w:t>i</w:t>
      </w:r>
      <w:r w:rsidRPr="00857124">
        <w:rPr>
          <w:rFonts w:eastAsia="Times New Roman" w:cs="Arial"/>
          <w:sz w:val="20"/>
          <w:szCs w:val="20"/>
        </w:rPr>
        <w:t xml:space="preserve">) </w:t>
      </w:r>
      <w:r w:rsidRPr="00857124" w:rsidR="00A904BA">
        <w:rPr>
          <w:rFonts w:eastAsia="Times New Roman" w:cs="Arial"/>
          <w:sz w:val="20"/>
          <w:szCs w:val="20"/>
        </w:rPr>
        <w:tab/>
      </w:r>
      <w:r w:rsidRPr="00857124">
        <w:rPr>
          <w:rFonts w:eastAsia="Times New Roman" w:cs="Arial"/>
          <w:sz w:val="20"/>
          <w:szCs w:val="20"/>
        </w:rPr>
        <w:t xml:space="preserve">the duration of its Authorised Representatives’ employment or engagement with </w:t>
      </w:r>
      <w:r w:rsidRPr="00857124">
        <w:rPr>
          <w:rFonts w:cs="Arial"/>
          <w:iCs/>
          <w:sz w:val="20"/>
          <w:szCs w:val="20"/>
        </w:rPr>
        <w:t>the Collaborator</w:t>
      </w:r>
      <w:r w:rsidRPr="00857124">
        <w:rPr>
          <w:rFonts w:cs="Arial"/>
          <w:sz w:val="20"/>
          <w:szCs w:val="20"/>
        </w:rPr>
        <w:t xml:space="preserve"> </w:t>
      </w:r>
      <w:r w:rsidRPr="00857124">
        <w:rPr>
          <w:rFonts w:eastAsia="Times New Roman" w:cs="Arial"/>
          <w:sz w:val="20"/>
          <w:szCs w:val="20"/>
        </w:rPr>
        <w:t xml:space="preserve">or its contractor (as the case may be) plus at least thirty (30) days thereafter; or </w:t>
      </w:r>
    </w:p>
    <w:p w:rsidRPr="00857124" w:rsidR="00A904BA" w:rsidP="009F709E" w:rsidRDefault="00A904BA" w14:paraId="484DA80B" w14:textId="77777777">
      <w:pPr>
        <w:pStyle w:val="Style7"/>
        <w:widowControl/>
        <w:tabs>
          <w:tab w:val="left" w:pos="720"/>
        </w:tabs>
        <w:ind w:left="2160" w:hanging="720"/>
        <w:jc w:val="both"/>
        <w:rPr>
          <w:rFonts w:eastAsia="Times New Roman" w:cs="Arial"/>
          <w:sz w:val="20"/>
          <w:szCs w:val="20"/>
        </w:rPr>
      </w:pPr>
    </w:p>
    <w:p w:rsidRPr="00857124" w:rsidR="00D74020" w:rsidP="009F709E" w:rsidRDefault="00A53BF1" w14:paraId="241829F2" w14:textId="33563CF6">
      <w:pPr>
        <w:pStyle w:val="Style7"/>
        <w:widowControl/>
        <w:tabs>
          <w:tab w:val="left" w:pos="720"/>
        </w:tabs>
        <w:ind w:left="2160" w:hanging="720"/>
        <w:jc w:val="both"/>
        <w:rPr>
          <w:rFonts w:cs="Arial"/>
          <w:sz w:val="20"/>
          <w:szCs w:val="20"/>
        </w:rPr>
      </w:pPr>
      <w:r w:rsidRPr="00857124">
        <w:rPr>
          <w:rFonts w:eastAsia="Times New Roman" w:cs="Arial"/>
          <w:sz w:val="20"/>
          <w:szCs w:val="20"/>
        </w:rPr>
        <w:t>(</w:t>
      </w:r>
      <w:r w:rsidRPr="00857124" w:rsidR="00A904BA">
        <w:rPr>
          <w:rFonts w:eastAsia="Times New Roman" w:cs="Arial"/>
          <w:sz w:val="20"/>
          <w:szCs w:val="20"/>
        </w:rPr>
        <w:t>ii</w:t>
      </w:r>
      <w:r w:rsidRPr="00857124">
        <w:rPr>
          <w:rFonts w:eastAsia="Times New Roman" w:cs="Arial"/>
          <w:sz w:val="20"/>
          <w:szCs w:val="20"/>
        </w:rPr>
        <w:t xml:space="preserve">) </w:t>
      </w:r>
      <w:r w:rsidRPr="00857124" w:rsidR="00A904BA">
        <w:rPr>
          <w:rFonts w:eastAsia="Times New Roman" w:cs="Arial"/>
          <w:sz w:val="20"/>
          <w:szCs w:val="20"/>
        </w:rPr>
        <w:tab/>
      </w:r>
      <w:r w:rsidRPr="00857124">
        <w:rPr>
          <w:rFonts w:eastAsia="Times New Roman" w:cs="Arial"/>
          <w:sz w:val="20"/>
          <w:szCs w:val="20"/>
        </w:rPr>
        <w:t>such other period as may be specified by the Institution from time to time</w:t>
      </w:r>
      <w:r w:rsidRPr="00857124" w:rsidR="00B87BA6">
        <w:rPr>
          <w:rFonts w:cs="Arial"/>
          <w:iCs/>
          <w:sz w:val="20"/>
          <w:szCs w:val="20"/>
        </w:rPr>
        <w:t>.</w:t>
      </w:r>
      <w:r w:rsidRPr="00857124" w:rsidR="00F23083">
        <w:rPr>
          <w:rFonts w:cs="Arial"/>
          <w:sz w:val="20"/>
          <w:szCs w:val="20"/>
        </w:rPr>
        <w:t xml:space="preserve"> </w:t>
      </w:r>
    </w:p>
    <w:p w:rsidRPr="00857124" w:rsidR="004937FA" w:rsidP="009F709E" w:rsidRDefault="004937FA" w14:paraId="5E9FCBB1" w14:textId="77777777">
      <w:pPr>
        <w:pStyle w:val="Style7"/>
        <w:widowControl/>
        <w:tabs>
          <w:tab w:val="left" w:pos="720"/>
        </w:tabs>
        <w:ind w:left="2160" w:hanging="720"/>
        <w:jc w:val="both"/>
        <w:rPr>
          <w:rFonts w:eastAsia="Calibri" w:cs="Arial"/>
          <w:sz w:val="20"/>
          <w:szCs w:val="20"/>
        </w:rPr>
      </w:pPr>
    </w:p>
    <w:p w:rsidRPr="00857124" w:rsidR="008338EC" w:rsidP="00E97ADB" w:rsidRDefault="008338EC" w14:paraId="70E8EA8C" w14:textId="77777777">
      <w:pPr>
        <w:pStyle w:val="Style7"/>
        <w:widowControl/>
        <w:numPr>
          <w:ilvl w:val="1"/>
          <w:numId w:val="29"/>
        </w:numPr>
        <w:tabs>
          <w:tab w:val="left" w:pos="720"/>
        </w:tabs>
        <w:ind w:left="720" w:hanging="720"/>
        <w:jc w:val="both"/>
        <w:rPr>
          <w:rFonts w:eastAsia="Calibri" w:cs="Arial"/>
          <w:sz w:val="20"/>
          <w:szCs w:val="20"/>
        </w:rPr>
      </w:pPr>
      <w:r w:rsidRPr="00857124">
        <w:rPr>
          <w:rFonts w:cs="Arial"/>
          <w:sz w:val="20"/>
          <w:szCs w:val="20"/>
        </w:rPr>
        <w:t xml:space="preserve">The Parties acknowledge that the </w:t>
      </w:r>
      <w:r>
        <w:rPr>
          <w:rFonts w:cs="Arial"/>
          <w:sz w:val="20"/>
          <w:szCs w:val="20"/>
        </w:rPr>
        <w:t>Institution</w:t>
      </w:r>
      <w:r w:rsidRPr="00857124">
        <w:rPr>
          <w:rFonts w:cs="Arial"/>
          <w:sz w:val="20"/>
          <w:szCs w:val="20"/>
        </w:rPr>
        <w:t xml:space="preserve"> </w:t>
      </w:r>
      <w:r>
        <w:rPr>
          <w:rFonts w:cs="Arial"/>
          <w:sz w:val="20"/>
          <w:szCs w:val="20"/>
        </w:rPr>
        <w:t>is</w:t>
      </w:r>
      <w:r w:rsidRPr="00857124">
        <w:rPr>
          <w:rFonts w:cs="Arial"/>
          <w:sz w:val="20"/>
          <w:szCs w:val="20"/>
        </w:rPr>
        <w:t xml:space="preserve"> required to comply with all policies and directives from the Ministry of Health, Singapore (“</w:t>
      </w:r>
      <w:r w:rsidRPr="00857124">
        <w:rPr>
          <w:rFonts w:cs="Arial"/>
          <w:b/>
          <w:sz w:val="20"/>
          <w:szCs w:val="20"/>
        </w:rPr>
        <w:t>MOH Policies</w:t>
      </w:r>
      <w:r w:rsidRPr="00857124">
        <w:rPr>
          <w:rFonts w:cs="Arial"/>
          <w:sz w:val="20"/>
          <w:szCs w:val="20"/>
        </w:rPr>
        <w:t xml:space="preserve">”), and that the </w:t>
      </w:r>
      <w:r>
        <w:rPr>
          <w:rFonts w:cs="Arial"/>
          <w:sz w:val="20"/>
          <w:szCs w:val="20"/>
        </w:rPr>
        <w:t xml:space="preserve">Collaborator </w:t>
      </w:r>
      <w:r w:rsidRPr="00857124">
        <w:rPr>
          <w:rFonts w:cs="Arial"/>
          <w:sz w:val="20"/>
          <w:szCs w:val="20"/>
        </w:rPr>
        <w:t xml:space="preserve">may be required to comply with the MOH Policies as a condition of the </w:t>
      </w:r>
      <w:r>
        <w:rPr>
          <w:rFonts w:cs="Arial"/>
          <w:sz w:val="20"/>
          <w:szCs w:val="20"/>
        </w:rPr>
        <w:t>Institution</w:t>
      </w:r>
      <w:r w:rsidRPr="00857124">
        <w:rPr>
          <w:rFonts w:cs="Arial"/>
          <w:sz w:val="20"/>
          <w:szCs w:val="20"/>
        </w:rPr>
        <w:t xml:space="preserve"> disclosing its Confidential Information (including Subject Data) to the </w:t>
      </w:r>
      <w:r>
        <w:rPr>
          <w:rFonts w:cs="Arial"/>
          <w:sz w:val="20"/>
          <w:szCs w:val="20"/>
        </w:rPr>
        <w:t>Collaborator</w:t>
      </w:r>
      <w:r w:rsidRPr="00857124">
        <w:rPr>
          <w:rFonts w:cs="Arial"/>
          <w:sz w:val="20"/>
          <w:szCs w:val="20"/>
        </w:rPr>
        <w:t xml:space="preserve">. In the event that such compliance by the </w:t>
      </w:r>
      <w:r>
        <w:rPr>
          <w:rFonts w:cs="Arial"/>
          <w:sz w:val="20"/>
          <w:szCs w:val="20"/>
        </w:rPr>
        <w:t>Collaborator</w:t>
      </w:r>
      <w:r w:rsidRPr="00857124">
        <w:rPr>
          <w:rFonts w:cs="Arial"/>
          <w:sz w:val="20"/>
          <w:szCs w:val="20"/>
        </w:rPr>
        <w:t xml:space="preserve"> is required, the </w:t>
      </w:r>
      <w:r>
        <w:rPr>
          <w:rFonts w:cs="Arial"/>
          <w:sz w:val="20"/>
          <w:szCs w:val="20"/>
        </w:rPr>
        <w:t>Institution</w:t>
      </w:r>
      <w:r w:rsidRPr="00857124">
        <w:rPr>
          <w:rFonts w:cs="Arial"/>
          <w:sz w:val="20"/>
          <w:szCs w:val="20"/>
        </w:rPr>
        <w:t xml:space="preserve"> will first notify the </w:t>
      </w:r>
      <w:r>
        <w:rPr>
          <w:rFonts w:cs="Arial"/>
          <w:sz w:val="20"/>
          <w:szCs w:val="20"/>
        </w:rPr>
        <w:t>Collaborator</w:t>
      </w:r>
      <w:r w:rsidRPr="00857124">
        <w:rPr>
          <w:rFonts w:cs="Arial"/>
          <w:sz w:val="20"/>
          <w:szCs w:val="20"/>
        </w:rPr>
        <w:t xml:space="preserve"> in writing of the requirements of the MOH Policies to be complied with under this Agreement. The </w:t>
      </w:r>
      <w:r>
        <w:rPr>
          <w:rFonts w:cs="Arial"/>
          <w:sz w:val="20"/>
          <w:szCs w:val="20"/>
        </w:rPr>
        <w:t>Collaborator</w:t>
      </w:r>
      <w:r w:rsidRPr="00857124">
        <w:rPr>
          <w:rFonts w:cs="Arial"/>
          <w:sz w:val="20"/>
          <w:szCs w:val="20"/>
        </w:rPr>
        <w:t xml:space="preserve"> will have the sole discretion to assess its ability to comply with the MOH Policies. Where the </w:t>
      </w:r>
      <w:r>
        <w:rPr>
          <w:rFonts w:cs="Arial"/>
          <w:sz w:val="20"/>
          <w:szCs w:val="20"/>
        </w:rPr>
        <w:t>Collaborator</w:t>
      </w:r>
      <w:r w:rsidRPr="00857124">
        <w:rPr>
          <w:rFonts w:cs="Arial"/>
          <w:sz w:val="20"/>
          <w:szCs w:val="20"/>
        </w:rPr>
        <w:t xml:space="preserve"> decides that it will not be able to comply with the MOH Policies, the </w:t>
      </w:r>
      <w:r>
        <w:rPr>
          <w:rFonts w:cs="Arial"/>
          <w:sz w:val="20"/>
          <w:szCs w:val="20"/>
        </w:rPr>
        <w:t>Collaborator</w:t>
      </w:r>
      <w:r w:rsidRPr="00857124">
        <w:rPr>
          <w:rFonts w:cs="Arial"/>
          <w:sz w:val="20"/>
          <w:szCs w:val="20"/>
        </w:rPr>
        <w:t xml:space="preserve"> may decline to receive such Confidential Information (including Subject Data).</w:t>
      </w:r>
    </w:p>
    <w:p w:rsidRPr="00857124" w:rsidR="00136AE8" w:rsidP="0066670A" w:rsidRDefault="00136AE8" w14:paraId="3A53C02C" w14:textId="77777777">
      <w:pPr>
        <w:pStyle w:val="Style6"/>
        <w:widowControl/>
        <w:tabs>
          <w:tab w:val="left" w:pos="720"/>
        </w:tabs>
        <w:spacing w:line="240" w:lineRule="auto"/>
        <w:ind w:left="720" w:firstLine="0"/>
        <w:rPr>
          <w:rStyle w:val="FontStyle14"/>
          <w:sz w:val="20"/>
          <w:szCs w:val="20"/>
          <w:lang w:eastAsia="en-US"/>
        </w:rPr>
      </w:pPr>
    </w:p>
    <w:p w:rsidRPr="00857124" w:rsidR="008B6151" w:rsidP="00E97ADB" w:rsidRDefault="008B6151" w14:paraId="76BD0A1F" w14:textId="2F721DC9">
      <w:pPr>
        <w:pStyle w:val="Style7"/>
        <w:widowControl/>
        <w:numPr>
          <w:ilvl w:val="1"/>
          <w:numId w:val="29"/>
        </w:numPr>
        <w:tabs>
          <w:tab w:val="left" w:pos="720"/>
        </w:tabs>
        <w:ind w:left="720" w:hanging="720"/>
        <w:jc w:val="both"/>
        <w:rPr>
          <w:rFonts w:cs="Arial"/>
          <w:sz w:val="20"/>
          <w:szCs w:val="20"/>
        </w:rPr>
      </w:pPr>
      <w:r w:rsidRPr="00857124">
        <w:rPr>
          <w:rStyle w:val="FontStyle14"/>
          <w:sz w:val="20"/>
          <w:szCs w:val="20"/>
          <w:lang w:eastAsia="en-US"/>
        </w:rPr>
        <w:t>T</w:t>
      </w:r>
      <w:r w:rsidRPr="00857124" w:rsidR="00FE1A98">
        <w:rPr>
          <w:rFonts w:cs="Arial"/>
          <w:sz w:val="20"/>
          <w:szCs w:val="20"/>
        </w:rPr>
        <w:t>he Collaborator</w:t>
      </w:r>
      <w:r w:rsidRPr="00857124" w:rsidR="009B52C5">
        <w:rPr>
          <w:rStyle w:val="FontStyle14"/>
          <w:sz w:val="20"/>
          <w:szCs w:val="20"/>
          <w:lang w:eastAsia="en-US"/>
        </w:rPr>
        <w:t xml:space="preserve"> </w:t>
      </w:r>
      <w:r w:rsidRPr="00857124" w:rsidR="00136AE8">
        <w:rPr>
          <w:rStyle w:val="FontStyle14"/>
          <w:sz w:val="20"/>
          <w:szCs w:val="20"/>
          <w:lang w:eastAsia="en-US"/>
        </w:rPr>
        <w:t>further</w:t>
      </w:r>
      <w:r w:rsidRPr="00857124" w:rsidR="009B52C5">
        <w:rPr>
          <w:rStyle w:val="FontStyle14"/>
          <w:sz w:val="20"/>
          <w:szCs w:val="20"/>
          <w:lang w:eastAsia="en-US"/>
        </w:rPr>
        <w:t xml:space="preserve"> </w:t>
      </w:r>
      <w:r w:rsidRPr="00857124">
        <w:rPr>
          <w:rStyle w:val="FontStyle14"/>
          <w:sz w:val="20"/>
          <w:szCs w:val="20"/>
          <w:lang w:eastAsia="en-US"/>
        </w:rPr>
        <w:t>acknowledge</w:t>
      </w:r>
      <w:r w:rsidRPr="00857124" w:rsidR="00FE1A98">
        <w:rPr>
          <w:rStyle w:val="FontStyle14"/>
          <w:sz w:val="20"/>
          <w:szCs w:val="20"/>
          <w:lang w:eastAsia="en-US"/>
        </w:rPr>
        <w:t>s</w:t>
      </w:r>
      <w:r w:rsidRPr="00857124">
        <w:rPr>
          <w:rStyle w:val="FontStyle14"/>
          <w:sz w:val="20"/>
          <w:szCs w:val="20"/>
          <w:lang w:eastAsia="en-US"/>
        </w:rPr>
        <w:t xml:space="preserve"> and agree</w:t>
      </w:r>
      <w:r w:rsidRPr="00857124" w:rsidR="00FE1A98">
        <w:rPr>
          <w:rStyle w:val="FontStyle14"/>
          <w:sz w:val="20"/>
          <w:szCs w:val="20"/>
          <w:lang w:eastAsia="en-US"/>
        </w:rPr>
        <w:t>s</w:t>
      </w:r>
      <w:r w:rsidRPr="00857124">
        <w:rPr>
          <w:rStyle w:val="FontStyle14"/>
          <w:sz w:val="20"/>
          <w:szCs w:val="20"/>
          <w:lang w:eastAsia="en-US"/>
        </w:rPr>
        <w:t xml:space="preserve"> that nothing in this Agreement shall oblige </w:t>
      </w:r>
      <w:r w:rsidRPr="00857124" w:rsidR="00FE1A98">
        <w:rPr>
          <w:rStyle w:val="FontStyle14"/>
          <w:sz w:val="20"/>
          <w:szCs w:val="20"/>
          <w:lang w:eastAsia="en-US"/>
        </w:rPr>
        <w:t xml:space="preserve">the Institution </w:t>
      </w:r>
      <w:r w:rsidRPr="00857124">
        <w:rPr>
          <w:rStyle w:val="FontStyle14"/>
          <w:sz w:val="20"/>
          <w:szCs w:val="20"/>
          <w:lang w:eastAsia="en-US"/>
        </w:rPr>
        <w:t xml:space="preserve">to act in any manner that would be contrary to or adversely impact its </w:t>
      </w:r>
      <w:r w:rsidRPr="00857124" w:rsidR="0066670A">
        <w:rPr>
          <w:rStyle w:val="FontStyle14"/>
          <w:sz w:val="20"/>
          <w:szCs w:val="20"/>
          <w:lang w:eastAsia="en-US"/>
        </w:rPr>
        <w:t xml:space="preserve">paramount obligation to </w:t>
      </w:r>
      <w:r w:rsidRPr="00857124">
        <w:rPr>
          <w:rStyle w:val="FontStyle14"/>
          <w:sz w:val="20"/>
          <w:szCs w:val="20"/>
          <w:lang w:eastAsia="en-US"/>
        </w:rPr>
        <w:t>compl</w:t>
      </w:r>
      <w:r w:rsidRPr="00857124" w:rsidR="0066670A">
        <w:rPr>
          <w:rStyle w:val="FontStyle14"/>
          <w:sz w:val="20"/>
          <w:szCs w:val="20"/>
          <w:lang w:eastAsia="en-US"/>
        </w:rPr>
        <w:t>y</w:t>
      </w:r>
      <w:r w:rsidRPr="00857124">
        <w:rPr>
          <w:rStyle w:val="FontStyle14"/>
          <w:sz w:val="20"/>
          <w:szCs w:val="20"/>
          <w:lang w:eastAsia="en-US"/>
        </w:rPr>
        <w:t xml:space="preserve"> with applicable law or the directives o</w:t>
      </w:r>
      <w:r w:rsidRPr="00857124" w:rsidR="00136AE8">
        <w:rPr>
          <w:rStyle w:val="FontStyle14"/>
          <w:sz w:val="20"/>
          <w:szCs w:val="20"/>
          <w:lang w:eastAsia="en-US"/>
        </w:rPr>
        <w:t>f</w:t>
      </w:r>
      <w:r w:rsidRPr="00857124">
        <w:rPr>
          <w:rStyle w:val="FontStyle14"/>
          <w:sz w:val="20"/>
          <w:szCs w:val="20"/>
          <w:lang w:eastAsia="en-US"/>
        </w:rPr>
        <w:t xml:space="preserve"> </w:t>
      </w:r>
      <w:r w:rsidRPr="00857124" w:rsidR="00136AE8">
        <w:rPr>
          <w:rStyle w:val="FontStyle14"/>
          <w:sz w:val="20"/>
          <w:szCs w:val="20"/>
          <w:lang w:eastAsia="en-US"/>
        </w:rPr>
        <w:t>any other</w:t>
      </w:r>
      <w:r w:rsidRPr="00857124">
        <w:rPr>
          <w:rStyle w:val="FontStyle14"/>
          <w:sz w:val="20"/>
          <w:szCs w:val="20"/>
          <w:lang w:eastAsia="en-US"/>
        </w:rPr>
        <w:t xml:space="preserve"> relevant authorities or any of the </w:t>
      </w:r>
      <w:r w:rsidRPr="00857124" w:rsidR="00FE1A98">
        <w:rPr>
          <w:rStyle w:val="FontStyle14"/>
          <w:sz w:val="20"/>
          <w:szCs w:val="20"/>
          <w:lang w:eastAsia="en-US"/>
        </w:rPr>
        <w:t>Institution</w:t>
      </w:r>
      <w:r w:rsidRPr="00857124">
        <w:rPr>
          <w:rStyle w:val="FontStyle14"/>
          <w:sz w:val="20"/>
          <w:szCs w:val="20"/>
          <w:lang w:eastAsia="en-US"/>
        </w:rPr>
        <w:t>’s duties with regard to</w:t>
      </w:r>
      <w:r w:rsidRPr="00857124">
        <w:rPr>
          <w:rFonts w:cs="Arial"/>
          <w:sz w:val="20"/>
          <w:szCs w:val="20"/>
        </w:rPr>
        <w:t xml:space="preserve"> public healthcare and without prejudice to the generality of the foregoing, the </w:t>
      </w:r>
      <w:r w:rsidRPr="00857124" w:rsidR="00FE1A98">
        <w:rPr>
          <w:rFonts w:cs="Arial"/>
          <w:sz w:val="20"/>
          <w:szCs w:val="20"/>
        </w:rPr>
        <w:t>Institution</w:t>
      </w:r>
      <w:r w:rsidRPr="00857124">
        <w:rPr>
          <w:rFonts w:cs="Arial"/>
          <w:sz w:val="20"/>
          <w:szCs w:val="20"/>
        </w:rPr>
        <w:t xml:space="preserve"> may decline any request for assistance made by </w:t>
      </w:r>
      <w:r w:rsidRPr="00857124" w:rsidR="00FE1A98">
        <w:rPr>
          <w:rFonts w:cs="Arial"/>
          <w:sz w:val="20"/>
          <w:szCs w:val="20"/>
        </w:rPr>
        <w:t>the Collaborator</w:t>
      </w:r>
      <w:r w:rsidRPr="00857124">
        <w:rPr>
          <w:rFonts w:cs="Arial"/>
          <w:sz w:val="20"/>
          <w:szCs w:val="20"/>
        </w:rPr>
        <w:t xml:space="preserve"> where the </w:t>
      </w:r>
      <w:r w:rsidRPr="00857124" w:rsidR="00FE1A98">
        <w:rPr>
          <w:rFonts w:cs="Arial"/>
          <w:sz w:val="20"/>
          <w:szCs w:val="20"/>
        </w:rPr>
        <w:t>Institution</w:t>
      </w:r>
      <w:r w:rsidRPr="00857124">
        <w:rPr>
          <w:rFonts w:cs="Arial"/>
          <w:sz w:val="20"/>
          <w:szCs w:val="20"/>
        </w:rPr>
        <w:t xml:space="preserve"> in its judgment made in good faith determines that its staff are needed for the proper operation of its hospital services or for deployment to meet prevailing exigencies.</w:t>
      </w:r>
    </w:p>
    <w:p w:rsidRPr="00857124" w:rsidR="00E87C65" w:rsidP="00E87C65" w:rsidRDefault="00E87C65" w14:paraId="4D3A41C5" w14:textId="77777777">
      <w:pPr>
        <w:rPr>
          <w:rFonts w:cs="Arial"/>
          <w:sz w:val="20"/>
          <w:szCs w:val="20"/>
        </w:rPr>
      </w:pPr>
    </w:p>
    <w:p w:rsidRPr="00857124" w:rsidR="00FC5BD3" w:rsidP="00E97ADB" w:rsidRDefault="00FC5BD3" w14:paraId="1ED51E35"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PUBLIC ANNOUNCEMENTS</w:t>
      </w:r>
    </w:p>
    <w:p w:rsidRPr="00857124" w:rsidR="00FC5BD3" w:rsidP="00FC5BD3" w:rsidRDefault="00FC5BD3" w14:paraId="70F4942B" w14:textId="77777777">
      <w:pPr>
        <w:pStyle w:val="Style7"/>
        <w:widowControl/>
        <w:tabs>
          <w:tab w:val="left" w:pos="662"/>
        </w:tabs>
        <w:ind w:left="1080"/>
        <w:jc w:val="both"/>
        <w:rPr>
          <w:rStyle w:val="FontStyle13"/>
          <w:sz w:val="20"/>
          <w:szCs w:val="20"/>
          <w:lang w:eastAsia="en-US"/>
        </w:rPr>
      </w:pPr>
    </w:p>
    <w:p w:rsidRPr="00857124" w:rsidR="00FC5BD3" w:rsidP="00405217" w:rsidRDefault="00FC5BD3" w14:paraId="5B0C677C" w14:textId="1242283A">
      <w:pPr>
        <w:ind w:left="720"/>
        <w:jc w:val="both"/>
        <w:rPr>
          <w:rFonts w:cs="Arial"/>
          <w:sz w:val="20"/>
          <w:szCs w:val="20"/>
        </w:rPr>
      </w:pPr>
      <w:r w:rsidRPr="00857124">
        <w:rPr>
          <w:rFonts w:cs="Arial"/>
          <w:sz w:val="20"/>
          <w:szCs w:val="20"/>
        </w:rPr>
        <w:t>No Party shall issue any p</w:t>
      </w:r>
      <w:r w:rsidR="00457474">
        <w:rPr>
          <w:rFonts w:cs="Arial"/>
          <w:sz w:val="20"/>
          <w:szCs w:val="20"/>
        </w:rPr>
        <w:t>ublic announcement</w:t>
      </w:r>
      <w:r w:rsidRPr="00857124">
        <w:rPr>
          <w:rFonts w:cs="Arial"/>
          <w:sz w:val="20"/>
          <w:szCs w:val="20"/>
        </w:rPr>
        <w:t xml:space="preserve"> relating to this Agreement without obtaining the prior written consent of the other Party. Prior to being released or made, a copy of all p</w:t>
      </w:r>
      <w:r w:rsidR="00457474">
        <w:rPr>
          <w:rFonts w:cs="Arial"/>
          <w:sz w:val="20"/>
          <w:szCs w:val="20"/>
        </w:rPr>
        <w:t>ublic announcements</w:t>
      </w:r>
      <w:r w:rsidRPr="00857124">
        <w:rPr>
          <w:rFonts w:cs="Arial"/>
          <w:sz w:val="20"/>
          <w:szCs w:val="20"/>
        </w:rPr>
        <w:t xml:space="preserve"> which a Party intends to issue or make regarding this Agreement shall be provided to the other Party for approval, which approval shall not be unreasonably withheld. </w:t>
      </w:r>
      <w:r w:rsidRPr="00857124">
        <w:rPr>
          <w:rFonts w:cs="Arial"/>
          <w:spacing w:val="-2"/>
          <w:sz w:val="20"/>
          <w:szCs w:val="20"/>
        </w:rPr>
        <w:t>Notwithstanding the foregoing, each Party shall be entitled to state (without needing the prior approval of any other Party) the fact that it has entered into such an agreement as part of a listing of the first Party’s corporate partners/collaborators/funders. Any such statement shall not divulge further information including, but not limited to, the subject matter, duration, financial or any other information relating to this Agreement if such information has not already been published or otherwise publicly disclosed in accordance with the other provisions of this Agreement.</w:t>
      </w:r>
    </w:p>
    <w:p w:rsidRPr="00857124" w:rsidR="00FC5BD3" w:rsidP="00E87C65" w:rsidRDefault="00FC5BD3" w14:paraId="05EAE162" w14:textId="77777777">
      <w:pPr>
        <w:rPr>
          <w:rFonts w:cs="Arial"/>
          <w:sz w:val="20"/>
          <w:szCs w:val="20"/>
        </w:rPr>
      </w:pPr>
    </w:p>
    <w:p w:rsidRPr="00857124" w:rsidR="008B6151" w:rsidP="00E97ADB" w:rsidRDefault="00FE1A98" w14:paraId="4EF9FBCE" w14:textId="77777777">
      <w:pPr>
        <w:pStyle w:val="Style7"/>
        <w:widowControl/>
        <w:numPr>
          <w:ilvl w:val="0"/>
          <w:numId w:val="6"/>
        </w:numPr>
        <w:tabs>
          <w:tab w:val="left" w:pos="720"/>
        </w:tabs>
        <w:ind w:hanging="1080"/>
        <w:jc w:val="both"/>
        <w:rPr>
          <w:rFonts w:cs="Arial"/>
          <w:sz w:val="20"/>
          <w:szCs w:val="20"/>
        </w:rPr>
      </w:pPr>
      <w:bookmarkStart w:name="_Toc466983244" w:id="29"/>
      <w:r w:rsidRPr="00857124">
        <w:rPr>
          <w:rFonts w:cs="Arial"/>
          <w:b/>
          <w:sz w:val="20"/>
          <w:szCs w:val="20"/>
        </w:rPr>
        <w:t xml:space="preserve">FORCE </w:t>
      </w:r>
      <w:proofErr w:type="spellStart"/>
      <w:r w:rsidRPr="00857124">
        <w:rPr>
          <w:rStyle w:val="FontStyle13"/>
          <w:sz w:val="20"/>
          <w:szCs w:val="20"/>
          <w:lang w:eastAsia="en-US"/>
        </w:rPr>
        <w:t>MAJEURE</w:t>
      </w:r>
      <w:bookmarkEnd w:id="29"/>
      <w:proofErr w:type="spellEnd"/>
      <w:r w:rsidRPr="00857124">
        <w:rPr>
          <w:rFonts w:cs="Arial"/>
          <w:sz w:val="20"/>
          <w:szCs w:val="20"/>
        </w:rPr>
        <w:t xml:space="preserve"> </w:t>
      </w:r>
    </w:p>
    <w:p w:rsidRPr="00857124" w:rsidR="008B6151" w:rsidP="00FE1A98" w:rsidRDefault="008B6151" w14:paraId="673DF47C" w14:textId="77777777">
      <w:pPr>
        <w:pStyle w:val="Heading1"/>
        <w:ind w:left="720"/>
        <w:jc w:val="both"/>
        <w:rPr>
          <w:rFonts w:cs="Arial"/>
          <w:b w:val="0"/>
        </w:rPr>
      </w:pPr>
    </w:p>
    <w:p w:rsidRPr="00857124" w:rsidR="008B6151" w:rsidP="00FE1A98" w:rsidRDefault="00FE1A98" w14:paraId="4ED93367" w14:textId="1A5DDA39">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16.1</w:t>
      </w:r>
      <w:r w:rsidRPr="00857124">
        <w:rPr>
          <w:rFonts w:ascii="Arial" w:hAnsi="Arial" w:cs="Arial"/>
          <w:b w:val="0"/>
          <w:i w:val="0"/>
          <w:sz w:val="20"/>
          <w:szCs w:val="20"/>
        </w:rPr>
        <w:tab/>
      </w:r>
      <w:r w:rsidRPr="00857124" w:rsidR="008B6151">
        <w:rPr>
          <w:rFonts w:ascii="Arial" w:hAnsi="Arial" w:cs="Arial"/>
          <w:b w:val="0"/>
          <w:i w:val="0"/>
          <w:sz w:val="20"/>
          <w:szCs w:val="20"/>
        </w:rPr>
        <w:t xml:space="preserve">If </w:t>
      </w:r>
      <w:r w:rsidRPr="00857124" w:rsidR="00976E55">
        <w:rPr>
          <w:rFonts w:ascii="Arial" w:hAnsi="Arial" w:cs="Arial"/>
          <w:b w:val="0"/>
          <w:i w:val="0"/>
          <w:sz w:val="20"/>
          <w:szCs w:val="20"/>
        </w:rPr>
        <w:t>a</w:t>
      </w:r>
      <w:r w:rsidRPr="00857124" w:rsidR="008B6151">
        <w:rPr>
          <w:rFonts w:ascii="Arial" w:hAnsi="Arial" w:cs="Arial"/>
          <w:b w:val="0"/>
          <w:i w:val="0"/>
          <w:sz w:val="20"/>
          <w:szCs w:val="20"/>
        </w:rPr>
        <w:t xml:space="preserve"> Party to this Agreement is prevented or delayed in the performance of any of its obligations under this Agreement by an Event of Force </w:t>
      </w:r>
      <w:proofErr w:type="spellStart"/>
      <w:r w:rsidRPr="00857124" w:rsidR="008B6151">
        <w:rPr>
          <w:rFonts w:ascii="Arial" w:hAnsi="Arial" w:cs="Arial"/>
          <w:b w:val="0"/>
          <w:i w:val="0"/>
          <w:sz w:val="20"/>
          <w:szCs w:val="20"/>
        </w:rPr>
        <w:t>Majeure</w:t>
      </w:r>
      <w:proofErr w:type="spellEnd"/>
      <w:r w:rsidRPr="00857124" w:rsidR="008B6151">
        <w:rPr>
          <w:rFonts w:ascii="Arial" w:hAnsi="Arial" w:cs="Arial"/>
          <w:b w:val="0"/>
          <w:i w:val="0"/>
          <w:sz w:val="20"/>
          <w:szCs w:val="20"/>
        </w:rPr>
        <w:t xml:space="preserve"> and if such Party gives written notice thereof to the other Party specifying the matters constituting the Event of Force </w:t>
      </w:r>
      <w:proofErr w:type="spellStart"/>
      <w:r w:rsidRPr="00857124" w:rsidR="008B6151">
        <w:rPr>
          <w:rFonts w:ascii="Arial" w:hAnsi="Arial" w:cs="Arial"/>
          <w:b w:val="0"/>
          <w:i w:val="0"/>
          <w:sz w:val="20"/>
          <w:szCs w:val="20"/>
        </w:rPr>
        <w:t>Majeure</w:t>
      </w:r>
      <w:proofErr w:type="spellEnd"/>
      <w:r w:rsidRPr="00857124" w:rsidR="008B6151">
        <w:rPr>
          <w:rFonts w:ascii="Arial" w:hAnsi="Arial" w:cs="Arial"/>
          <w:b w:val="0"/>
          <w:i w:val="0"/>
          <w:sz w:val="20"/>
          <w:szCs w:val="20"/>
        </w:rPr>
        <w:t xml:space="preserve"> together with such evidence as it reasonably can give and specifying the period for which it is estimated that such prevention or delay will continue then the Party so prevented or delayed shall be excused </w:t>
      </w:r>
      <w:r w:rsidRPr="00857124" w:rsidR="00816288">
        <w:rPr>
          <w:rFonts w:ascii="Arial" w:hAnsi="Arial" w:cs="Arial"/>
          <w:b w:val="0"/>
          <w:i w:val="0"/>
          <w:sz w:val="20"/>
          <w:szCs w:val="20"/>
        </w:rPr>
        <w:t xml:space="preserve">from </w:t>
      </w:r>
      <w:r w:rsidRPr="00857124" w:rsidR="008B6151">
        <w:rPr>
          <w:rFonts w:ascii="Arial" w:hAnsi="Arial" w:cs="Arial"/>
          <w:b w:val="0"/>
          <w:i w:val="0"/>
          <w:sz w:val="20"/>
          <w:szCs w:val="20"/>
        </w:rPr>
        <w:t xml:space="preserve">the performance as from the date of such notice for so long as such cause or delay shall continue. </w:t>
      </w:r>
    </w:p>
    <w:p w:rsidRPr="00857124" w:rsidR="008B6151" w:rsidP="00FE1A98" w:rsidRDefault="008B6151" w14:paraId="7D95E801" w14:textId="77777777">
      <w:pPr>
        <w:pStyle w:val="Heading2"/>
        <w:spacing w:before="0" w:after="0"/>
        <w:ind w:left="720"/>
        <w:jc w:val="both"/>
        <w:rPr>
          <w:rFonts w:ascii="Arial" w:hAnsi="Arial" w:cs="Arial"/>
          <w:b w:val="0"/>
          <w:i w:val="0"/>
          <w:sz w:val="20"/>
          <w:szCs w:val="20"/>
        </w:rPr>
      </w:pPr>
    </w:p>
    <w:p w:rsidRPr="00857124" w:rsidR="008B6151" w:rsidP="00FE1A98" w:rsidRDefault="00FE1A98" w14:paraId="7AF27CA6" w14:textId="0FFC3FC1">
      <w:pPr>
        <w:pStyle w:val="Heading2"/>
        <w:spacing w:before="0" w:after="0"/>
        <w:ind w:left="720" w:hanging="720"/>
        <w:jc w:val="both"/>
        <w:rPr>
          <w:rFonts w:ascii="Arial" w:hAnsi="Arial" w:cs="Arial"/>
          <w:b w:val="0"/>
          <w:i w:val="0"/>
          <w:sz w:val="20"/>
          <w:szCs w:val="20"/>
        </w:rPr>
      </w:pPr>
      <w:r w:rsidRPr="00633BBF">
        <w:rPr>
          <w:rFonts w:ascii="Arial" w:hAnsi="Arial" w:cs="Arial"/>
          <w:b w:val="0"/>
          <w:i w:val="0"/>
          <w:sz w:val="20"/>
          <w:szCs w:val="20"/>
        </w:rPr>
        <w:t>16.2</w:t>
      </w:r>
      <w:r w:rsidRPr="00633BBF">
        <w:rPr>
          <w:rFonts w:ascii="Arial" w:hAnsi="Arial" w:cs="Arial"/>
          <w:b w:val="0"/>
          <w:i w:val="0"/>
          <w:sz w:val="20"/>
          <w:szCs w:val="20"/>
        </w:rPr>
        <w:tab/>
      </w:r>
      <w:r w:rsidRPr="00633BBF" w:rsidR="008B6151">
        <w:rPr>
          <w:rFonts w:ascii="Arial" w:hAnsi="Arial" w:cs="Arial"/>
          <w:b w:val="0"/>
          <w:i w:val="0"/>
          <w:sz w:val="20"/>
          <w:szCs w:val="20"/>
        </w:rPr>
        <w:t xml:space="preserve">If the Event of Force </w:t>
      </w:r>
      <w:proofErr w:type="spellStart"/>
      <w:r w:rsidRPr="00633BBF" w:rsidR="008B6151">
        <w:rPr>
          <w:rFonts w:ascii="Arial" w:hAnsi="Arial" w:cs="Arial"/>
          <w:b w:val="0"/>
          <w:i w:val="0"/>
          <w:sz w:val="20"/>
          <w:szCs w:val="20"/>
        </w:rPr>
        <w:t>Majeure</w:t>
      </w:r>
      <w:proofErr w:type="spellEnd"/>
      <w:r w:rsidRPr="00633BBF" w:rsidR="008B6151">
        <w:rPr>
          <w:rFonts w:ascii="Arial" w:hAnsi="Arial" w:cs="Arial"/>
          <w:b w:val="0"/>
          <w:i w:val="0"/>
          <w:sz w:val="20"/>
          <w:szCs w:val="20"/>
        </w:rPr>
        <w:t xml:space="preserve"> continues to have effect for a period of more than </w:t>
      </w:r>
      <w:r w:rsidRPr="00633BBF" w:rsidR="00AE359A">
        <w:rPr>
          <w:rFonts w:ascii="Arial" w:hAnsi="Arial" w:cs="Arial"/>
          <w:b w:val="0"/>
          <w:i w:val="0"/>
          <w:sz w:val="20"/>
          <w:szCs w:val="20"/>
        </w:rPr>
        <w:t>thirty</w:t>
      </w:r>
      <w:r w:rsidRPr="00633BBF" w:rsidR="008B6151">
        <w:rPr>
          <w:rFonts w:ascii="Arial" w:hAnsi="Arial" w:cs="Arial"/>
          <w:b w:val="0"/>
          <w:i w:val="0"/>
          <w:sz w:val="20"/>
          <w:szCs w:val="20"/>
        </w:rPr>
        <w:t xml:space="preserve"> (</w:t>
      </w:r>
      <w:r w:rsidRPr="00633BBF" w:rsidR="00AE359A">
        <w:rPr>
          <w:rFonts w:ascii="Arial" w:hAnsi="Arial" w:cs="Arial"/>
          <w:b w:val="0"/>
          <w:i w:val="0"/>
          <w:sz w:val="20"/>
          <w:szCs w:val="20"/>
        </w:rPr>
        <w:t>3</w:t>
      </w:r>
      <w:r w:rsidRPr="00633BBF" w:rsidR="008B6151">
        <w:rPr>
          <w:rFonts w:ascii="Arial" w:hAnsi="Arial" w:cs="Arial"/>
          <w:b w:val="0"/>
          <w:i w:val="0"/>
          <w:sz w:val="20"/>
          <w:szCs w:val="20"/>
        </w:rPr>
        <w:t>0)</w:t>
      </w:r>
      <w:r w:rsidRPr="00857124" w:rsidR="008B6151">
        <w:rPr>
          <w:rFonts w:ascii="Arial" w:hAnsi="Arial" w:cs="Arial"/>
          <w:b w:val="0"/>
          <w:i w:val="0"/>
          <w:sz w:val="20"/>
          <w:szCs w:val="20"/>
        </w:rPr>
        <w:t xml:space="preserve"> days</w:t>
      </w:r>
      <w:r w:rsidRPr="00857124" w:rsidR="00AE359A">
        <w:rPr>
          <w:rFonts w:ascii="Arial" w:hAnsi="Arial" w:cs="Arial"/>
          <w:b w:val="0"/>
          <w:i w:val="0"/>
          <w:sz w:val="20"/>
          <w:szCs w:val="20"/>
        </w:rPr>
        <w:t>,</w:t>
      </w:r>
      <w:r w:rsidRPr="00857124" w:rsidR="008B6151">
        <w:rPr>
          <w:rFonts w:ascii="Arial" w:hAnsi="Arial" w:cs="Arial"/>
          <w:b w:val="0"/>
          <w:i w:val="0"/>
          <w:sz w:val="20"/>
          <w:szCs w:val="20"/>
        </w:rPr>
        <w:t xml:space="preserve"> </w:t>
      </w:r>
      <w:r w:rsidRPr="00857124" w:rsidR="00976E55">
        <w:rPr>
          <w:rFonts w:ascii="Arial" w:hAnsi="Arial" w:cs="Arial"/>
          <w:b w:val="0"/>
          <w:i w:val="0"/>
          <w:sz w:val="20"/>
          <w:szCs w:val="20"/>
        </w:rPr>
        <w:t>a</w:t>
      </w:r>
      <w:r w:rsidRPr="00857124" w:rsidR="008B6151">
        <w:rPr>
          <w:rFonts w:ascii="Arial" w:hAnsi="Arial" w:cs="Arial"/>
          <w:b w:val="0"/>
          <w:i w:val="0"/>
          <w:sz w:val="20"/>
          <w:szCs w:val="20"/>
        </w:rPr>
        <w:t xml:space="preserve"> Party shall have the right to terminate this Agreement </w:t>
      </w:r>
      <w:r w:rsidRPr="00857124" w:rsidR="00AE359A">
        <w:rPr>
          <w:rFonts w:ascii="Arial" w:hAnsi="Arial" w:cs="Arial"/>
          <w:b w:val="0"/>
          <w:i w:val="0"/>
          <w:sz w:val="20"/>
          <w:szCs w:val="20"/>
        </w:rPr>
        <w:t xml:space="preserve">with immediate effect upon </w:t>
      </w:r>
      <w:r w:rsidRPr="00857124" w:rsidR="008B6151">
        <w:rPr>
          <w:rFonts w:ascii="Arial" w:hAnsi="Arial" w:cs="Arial"/>
          <w:b w:val="0"/>
          <w:i w:val="0"/>
          <w:sz w:val="20"/>
          <w:szCs w:val="20"/>
        </w:rPr>
        <w:t>written notice to the other Party.</w:t>
      </w:r>
    </w:p>
    <w:p w:rsidRPr="00857124" w:rsidR="00E87C65" w:rsidP="00E87C65" w:rsidRDefault="00E87C65" w14:paraId="43A4EA1C" w14:textId="77777777">
      <w:pPr>
        <w:rPr>
          <w:rFonts w:cs="Arial"/>
          <w:sz w:val="20"/>
          <w:szCs w:val="20"/>
        </w:rPr>
      </w:pPr>
    </w:p>
    <w:p w:rsidRPr="00857124" w:rsidR="008B6151" w:rsidP="00E97ADB" w:rsidRDefault="00FE1A98" w14:paraId="28B60D1D" w14:textId="77777777">
      <w:pPr>
        <w:pStyle w:val="Style7"/>
        <w:widowControl/>
        <w:numPr>
          <w:ilvl w:val="0"/>
          <w:numId w:val="6"/>
        </w:numPr>
        <w:tabs>
          <w:tab w:val="left" w:pos="720"/>
        </w:tabs>
        <w:ind w:hanging="1080"/>
        <w:jc w:val="both"/>
        <w:rPr>
          <w:rFonts w:cs="Arial"/>
          <w:sz w:val="20"/>
          <w:szCs w:val="20"/>
        </w:rPr>
      </w:pPr>
      <w:bookmarkStart w:name="_Toc466983245" w:id="30"/>
      <w:r w:rsidRPr="00857124">
        <w:rPr>
          <w:rFonts w:cs="Arial"/>
          <w:b/>
          <w:sz w:val="20"/>
          <w:szCs w:val="20"/>
        </w:rPr>
        <w:t>NOTICES</w:t>
      </w:r>
      <w:bookmarkEnd w:id="30"/>
    </w:p>
    <w:p w:rsidRPr="00857124" w:rsidR="008B6151" w:rsidP="00FE1A98" w:rsidRDefault="008B6151" w14:paraId="6B21DC50" w14:textId="77777777">
      <w:pPr>
        <w:pStyle w:val="Heading1"/>
        <w:ind w:left="720"/>
        <w:jc w:val="both"/>
        <w:rPr>
          <w:rFonts w:cs="Arial"/>
          <w:b w:val="0"/>
        </w:rPr>
      </w:pPr>
    </w:p>
    <w:p w:rsidR="008B6151" w:rsidP="00FE1A98" w:rsidRDefault="00FE1A98" w14:paraId="0D0DCD8B" w14:textId="1990F51E">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17.1</w:t>
      </w:r>
      <w:r w:rsidRPr="00857124">
        <w:rPr>
          <w:rFonts w:ascii="Arial" w:hAnsi="Arial" w:cs="Arial"/>
          <w:b w:val="0"/>
          <w:i w:val="0"/>
          <w:sz w:val="20"/>
          <w:szCs w:val="20"/>
        </w:rPr>
        <w:tab/>
      </w:r>
      <w:r w:rsidRPr="00857124" w:rsidR="008B6151">
        <w:rPr>
          <w:rFonts w:ascii="Arial" w:hAnsi="Arial" w:cs="Arial"/>
          <w:b w:val="0"/>
          <w:i w:val="0"/>
          <w:sz w:val="20"/>
          <w:szCs w:val="20"/>
        </w:rPr>
        <w:t xml:space="preserve">Notices under this Agreement may be delivered by hand, by registered mail, by facsimile, or by email to </w:t>
      </w:r>
      <w:r w:rsidR="004F37C1">
        <w:rPr>
          <w:rFonts w:ascii="Arial" w:hAnsi="Arial" w:cs="Arial"/>
          <w:b w:val="0"/>
          <w:i w:val="0"/>
          <w:sz w:val="20"/>
          <w:szCs w:val="20"/>
        </w:rPr>
        <w:t>a Party</w:t>
      </w:r>
      <w:r w:rsidRPr="00857124" w:rsidR="008B6151">
        <w:rPr>
          <w:rFonts w:ascii="Arial" w:hAnsi="Arial" w:cs="Arial"/>
          <w:b w:val="0"/>
          <w:i w:val="0"/>
          <w:sz w:val="20"/>
          <w:szCs w:val="20"/>
        </w:rPr>
        <w:t xml:space="preserve"> at the address, facsimile </w:t>
      </w:r>
      <w:r w:rsidR="009F595E">
        <w:rPr>
          <w:rFonts w:ascii="Arial" w:hAnsi="Arial" w:cs="Arial"/>
          <w:b w:val="0"/>
          <w:i w:val="0"/>
          <w:sz w:val="20"/>
          <w:szCs w:val="20"/>
        </w:rPr>
        <w:t>number or</w:t>
      </w:r>
      <w:r w:rsidRPr="00857124" w:rsidR="008B6151">
        <w:rPr>
          <w:rFonts w:ascii="Arial" w:hAnsi="Arial" w:cs="Arial"/>
          <w:b w:val="0"/>
          <w:i w:val="0"/>
          <w:sz w:val="20"/>
          <w:szCs w:val="20"/>
        </w:rPr>
        <w:t xml:space="preserve"> email address specified below. A Party may change its </w:t>
      </w:r>
      <w:r w:rsidR="00DA4EC7">
        <w:rPr>
          <w:rFonts w:ascii="Arial" w:hAnsi="Arial" w:cs="Arial"/>
          <w:b w:val="0"/>
          <w:i w:val="0"/>
          <w:sz w:val="20"/>
          <w:szCs w:val="20"/>
        </w:rPr>
        <w:t>own contact details</w:t>
      </w:r>
      <w:r w:rsidRPr="00857124" w:rsidR="008B6151">
        <w:rPr>
          <w:rFonts w:ascii="Arial" w:hAnsi="Arial" w:cs="Arial"/>
          <w:b w:val="0"/>
          <w:i w:val="0"/>
          <w:sz w:val="20"/>
          <w:szCs w:val="20"/>
        </w:rPr>
        <w:t xml:space="preserve"> by giving written notice of that change to the other Party</w:t>
      </w:r>
      <w:r w:rsidRPr="00857124" w:rsidR="00B30E0F">
        <w:rPr>
          <w:rFonts w:ascii="Arial" w:hAnsi="Arial" w:cs="Arial"/>
          <w:sz w:val="20"/>
          <w:szCs w:val="20"/>
        </w:rPr>
        <w:t xml:space="preserve"> </w:t>
      </w:r>
      <w:r w:rsidRPr="00857124" w:rsidR="00B30E0F">
        <w:rPr>
          <w:rFonts w:ascii="Arial" w:hAnsi="Arial" w:cs="Arial"/>
          <w:b w:val="0"/>
          <w:i w:val="0"/>
          <w:sz w:val="20"/>
          <w:szCs w:val="20"/>
        </w:rPr>
        <w:t xml:space="preserve">without having to </w:t>
      </w:r>
      <w:r w:rsidR="00AD0816">
        <w:rPr>
          <w:rFonts w:ascii="Arial" w:hAnsi="Arial" w:cs="Arial"/>
          <w:b w:val="0"/>
          <w:i w:val="0"/>
          <w:sz w:val="20"/>
          <w:szCs w:val="20"/>
        </w:rPr>
        <w:t>formally amend this Agreement to effect the change in the manner required pursuant to Clause 21.1</w:t>
      </w:r>
      <w:r w:rsidRPr="00857124" w:rsidR="008B6151">
        <w:rPr>
          <w:rFonts w:ascii="Arial" w:hAnsi="Arial" w:cs="Arial"/>
          <w:b w:val="0"/>
          <w:i w:val="0"/>
          <w:sz w:val="20"/>
          <w:szCs w:val="20"/>
        </w:rPr>
        <w:t>.</w:t>
      </w:r>
    </w:p>
    <w:p w:rsidR="009F595E" w:rsidP="009F595E" w:rsidRDefault="009F595E" w14:paraId="7CE5C77C" w14:textId="77777777"/>
    <w:tbl>
      <w:tblPr>
        <w:tblStyle w:val="TableGrid"/>
        <w:tblW w:w="0" w:type="auto"/>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15"/>
        <w:gridCol w:w="272"/>
        <w:gridCol w:w="5943"/>
      </w:tblGrid>
      <w:tr w:rsidRPr="008B0D32" w:rsidR="000C3792" w:rsidTr="003B6059" w14:paraId="788F30CB" w14:textId="77777777">
        <w:tc>
          <w:tcPr>
            <w:tcW w:w="1715" w:type="dxa"/>
          </w:tcPr>
          <w:p w:rsidRPr="00EE47D0" w:rsidR="000C3792" w:rsidP="003B6059" w:rsidRDefault="000C3792" w14:paraId="4C7EDD28"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The Institution</w:t>
            </w:r>
          </w:p>
        </w:tc>
        <w:tc>
          <w:tcPr>
            <w:tcW w:w="272" w:type="dxa"/>
          </w:tcPr>
          <w:p w:rsidRPr="00EE47D0" w:rsidR="000C3792" w:rsidP="003B6059" w:rsidRDefault="000C3792" w14:paraId="39F7232B"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w:t>
            </w:r>
          </w:p>
        </w:tc>
        <w:tc>
          <w:tcPr>
            <w:tcW w:w="5943" w:type="dxa"/>
          </w:tcPr>
          <w:p w:rsidRPr="008C5E29" w:rsidR="000C3792" w:rsidP="003B6059" w:rsidRDefault="000C3792" w14:paraId="590D0814" w14:textId="77777777">
            <w:pPr>
              <w:pStyle w:val="Heading2"/>
              <w:tabs>
                <w:tab w:val="left" w:pos="720"/>
              </w:tabs>
              <w:spacing w:before="0" w:after="0"/>
              <w:jc w:val="both"/>
              <w:rPr>
                <w:rFonts w:ascii="Arial" w:hAnsi="Arial" w:cs="Arial"/>
                <w:bCs w:val="0"/>
                <w:i w:val="0"/>
                <w:sz w:val="20"/>
                <w:szCs w:val="20"/>
              </w:rPr>
            </w:pPr>
            <w:r w:rsidRPr="008C5E29">
              <w:rPr>
                <w:rFonts w:ascii="Arial" w:hAnsi="Arial" w:eastAsia="Times New Roman" w:cs="Arial"/>
                <w:bCs w:val="0"/>
                <w:i w:val="0"/>
                <w:sz w:val="20"/>
                <w:szCs w:val="20"/>
                <w:lang w:val="en-US" w:eastAsia="en-US"/>
              </w:rPr>
              <w:t>SINGAPORE GENERAL HOSPITAL PTE LTD</w:t>
            </w:r>
          </w:p>
        </w:tc>
      </w:tr>
      <w:tr w:rsidRPr="008B0D32" w:rsidR="000C3792" w:rsidTr="003B6059" w14:paraId="6BBF04EC" w14:textId="77777777">
        <w:tc>
          <w:tcPr>
            <w:tcW w:w="1715" w:type="dxa"/>
          </w:tcPr>
          <w:p w:rsidRPr="00EE47D0" w:rsidR="000C3792" w:rsidP="003B6059" w:rsidRDefault="000C3792" w14:paraId="4E879F52"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lang w:eastAsia="en-US"/>
              </w:rPr>
              <w:t>Address</w:t>
            </w:r>
          </w:p>
        </w:tc>
        <w:tc>
          <w:tcPr>
            <w:tcW w:w="272" w:type="dxa"/>
          </w:tcPr>
          <w:p w:rsidRPr="00EE47D0" w:rsidR="000C3792" w:rsidP="003B6059" w:rsidRDefault="000C3792" w14:paraId="43F7F71D"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w:t>
            </w:r>
          </w:p>
        </w:tc>
        <w:tc>
          <w:tcPr>
            <w:tcW w:w="5943" w:type="dxa"/>
          </w:tcPr>
          <w:p w:rsidRPr="00EE47D0" w:rsidR="000C3792" w:rsidP="003B6059" w:rsidRDefault="000C3792" w14:paraId="1ACFE3B6" w14:textId="77777777">
            <w:pPr>
              <w:pStyle w:val="Heading2"/>
              <w:tabs>
                <w:tab w:val="left" w:pos="720"/>
              </w:tabs>
              <w:spacing w:before="0" w:after="0"/>
              <w:jc w:val="both"/>
              <w:rPr>
                <w:rFonts w:ascii="Arial" w:hAnsi="Arial" w:eastAsia="Times New Roman" w:cs="Arial"/>
                <w:b w:val="0"/>
                <w:i w:val="0"/>
                <w:sz w:val="20"/>
                <w:szCs w:val="20"/>
                <w:lang w:val="en-US" w:eastAsia="en-US"/>
              </w:rPr>
            </w:pPr>
            <w:r w:rsidRPr="00EE47D0">
              <w:rPr>
                <w:rFonts w:ascii="Arial" w:hAnsi="Arial" w:eastAsia="Times New Roman" w:cs="Arial"/>
                <w:b w:val="0"/>
                <w:i w:val="0"/>
                <w:sz w:val="20"/>
                <w:szCs w:val="20"/>
                <w:lang w:val="en-US" w:eastAsia="en-US"/>
              </w:rPr>
              <w:t>Level 16, SingHealth Tower</w:t>
            </w:r>
          </w:p>
          <w:p w:rsidRPr="008C5E29" w:rsidR="000C3792" w:rsidP="003B6059" w:rsidRDefault="000C3792" w14:paraId="345F7E3B" w14:textId="77777777">
            <w:pPr>
              <w:rPr>
                <w:rFonts w:cs="Arial"/>
                <w:b/>
                <w:i/>
                <w:sz w:val="20"/>
                <w:szCs w:val="20"/>
                <w:lang w:val="en-US" w:eastAsia="en-US"/>
              </w:rPr>
            </w:pPr>
            <w:r w:rsidRPr="008C5E29">
              <w:rPr>
                <w:rFonts w:cs="Arial"/>
                <w:sz w:val="20"/>
                <w:szCs w:val="20"/>
                <w:lang w:val="en-US" w:eastAsia="en-US"/>
              </w:rPr>
              <w:t>10 Hospital Boulevard, Singapore 168582</w:t>
            </w:r>
          </w:p>
        </w:tc>
      </w:tr>
      <w:tr w:rsidRPr="008B0D32" w:rsidR="000C3792" w:rsidTr="003B6059" w14:paraId="04751EBD" w14:textId="77777777">
        <w:tc>
          <w:tcPr>
            <w:tcW w:w="1715" w:type="dxa"/>
          </w:tcPr>
          <w:p w:rsidRPr="00EE47D0" w:rsidR="000C3792" w:rsidP="003B6059" w:rsidRDefault="000C3792" w14:paraId="4A5B7451"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Attention</w:t>
            </w:r>
          </w:p>
        </w:tc>
        <w:tc>
          <w:tcPr>
            <w:tcW w:w="272" w:type="dxa"/>
          </w:tcPr>
          <w:p w:rsidRPr="00EE47D0" w:rsidR="000C3792" w:rsidP="003B6059" w:rsidRDefault="000C3792" w14:paraId="318A3379"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w:t>
            </w:r>
          </w:p>
        </w:tc>
        <w:tc>
          <w:tcPr>
            <w:tcW w:w="5943" w:type="dxa"/>
          </w:tcPr>
          <w:p w:rsidRPr="00EE47D0" w:rsidR="000C3792" w:rsidP="003B6059" w:rsidRDefault="000C3792" w14:paraId="1DE57FF4" w14:textId="77777777">
            <w:pPr>
              <w:pStyle w:val="Heading2"/>
              <w:tabs>
                <w:tab w:val="left" w:pos="720"/>
              </w:tabs>
              <w:spacing w:before="0" w:after="0"/>
              <w:jc w:val="both"/>
              <w:rPr>
                <w:rFonts w:ascii="Arial" w:hAnsi="Arial" w:cs="Arial"/>
                <w:b w:val="0"/>
                <w:i w:val="0"/>
                <w:sz w:val="20"/>
                <w:szCs w:val="20"/>
              </w:rPr>
            </w:pPr>
            <w:r w:rsidRPr="00EE47D0">
              <w:rPr>
                <w:rFonts w:ascii="Arial" w:hAnsi="Arial" w:eastAsia="Times New Roman" w:cs="Arial"/>
                <w:b w:val="0"/>
                <w:i w:val="0"/>
                <w:sz w:val="20"/>
                <w:szCs w:val="20"/>
                <w:lang w:val="en-US" w:eastAsia="en-US"/>
              </w:rPr>
              <w:t>Research &amp; Innovation Office</w:t>
            </w:r>
          </w:p>
        </w:tc>
      </w:tr>
      <w:tr w:rsidRPr="008B0D32" w:rsidR="000C3792" w:rsidTr="003B6059" w14:paraId="4DAF22B3" w14:textId="77777777">
        <w:tc>
          <w:tcPr>
            <w:tcW w:w="1715" w:type="dxa"/>
          </w:tcPr>
          <w:p w:rsidRPr="00EE47D0" w:rsidR="000C3792" w:rsidP="003B6059" w:rsidRDefault="000C3792" w14:paraId="74592333"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lang w:eastAsia="en-US"/>
              </w:rPr>
              <w:t>Facsimile No.</w:t>
            </w:r>
          </w:p>
        </w:tc>
        <w:tc>
          <w:tcPr>
            <w:tcW w:w="272" w:type="dxa"/>
          </w:tcPr>
          <w:p w:rsidRPr="00EE47D0" w:rsidR="000C3792" w:rsidP="003B6059" w:rsidRDefault="000C3792" w14:paraId="1AA841E2"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w:t>
            </w:r>
          </w:p>
        </w:tc>
        <w:tc>
          <w:tcPr>
            <w:tcW w:w="5943" w:type="dxa"/>
          </w:tcPr>
          <w:p w:rsidRPr="00EE47D0" w:rsidR="000C3792" w:rsidP="003B6059" w:rsidRDefault="000C3792" w14:paraId="43F4335F" w14:textId="77777777">
            <w:pPr>
              <w:pStyle w:val="Heading2"/>
              <w:tabs>
                <w:tab w:val="left" w:pos="720"/>
              </w:tabs>
              <w:spacing w:before="0" w:after="0"/>
              <w:jc w:val="both"/>
              <w:rPr>
                <w:rFonts w:ascii="Arial" w:hAnsi="Arial" w:cs="Arial"/>
                <w:b w:val="0"/>
                <w:i w:val="0"/>
                <w:sz w:val="20"/>
                <w:szCs w:val="20"/>
              </w:rPr>
            </w:pPr>
            <w:r w:rsidRPr="00EE47D0">
              <w:rPr>
                <w:rFonts w:ascii="Arial" w:hAnsi="Arial" w:eastAsia="Times New Roman" w:cs="Arial"/>
                <w:b w:val="0"/>
                <w:i w:val="0"/>
                <w:sz w:val="20"/>
                <w:szCs w:val="20"/>
                <w:lang w:val="en-US" w:eastAsia="en-US"/>
              </w:rPr>
              <w:t>N.A.</w:t>
            </w:r>
          </w:p>
        </w:tc>
      </w:tr>
      <w:tr w:rsidRPr="008B0D32" w:rsidR="000C3792" w:rsidTr="003B6059" w14:paraId="26500815" w14:textId="77777777">
        <w:tc>
          <w:tcPr>
            <w:tcW w:w="1715" w:type="dxa"/>
          </w:tcPr>
          <w:p w:rsidRPr="00EE47D0" w:rsidR="000C3792" w:rsidP="003B6059" w:rsidRDefault="000C3792" w14:paraId="2CF6DC15"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lang w:eastAsia="en-US"/>
              </w:rPr>
              <w:t>Email:</w:t>
            </w:r>
          </w:p>
        </w:tc>
        <w:tc>
          <w:tcPr>
            <w:tcW w:w="272" w:type="dxa"/>
          </w:tcPr>
          <w:p w:rsidRPr="00EE47D0" w:rsidR="000C3792" w:rsidP="003B6059" w:rsidRDefault="000C3792" w14:paraId="1565D179" w14:textId="77777777">
            <w:pPr>
              <w:pStyle w:val="Heading2"/>
              <w:tabs>
                <w:tab w:val="left" w:pos="720"/>
              </w:tabs>
              <w:spacing w:before="0" w:after="0"/>
              <w:jc w:val="both"/>
              <w:rPr>
                <w:rFonts w:ascii="Arial" w:hAnsi="Arial" w:cs="Arial"/>
                <w:b w:val="0"/>
                <w:i w:val="0"/>
                <w:sz w:val="20"/>
                <w:szCs w:val="20"/>
              </w:rPr>
            </w:pPr>
            <w:r w:rsidRPr="00EE47D0">
              <w:rPr>
                <w:rFonts w:ascii="Arial" w:hAnsi="Arial" w:cs="Arial"/>
                <w:b w:val="0"/>
                <w:i w:val="0"/>
                <w:sz w:val="20"/>
                <w:szCs w:val="20"/>
              </w:rPr>
              <w:t>:</w:t>
            </w:r>
          </w:p>
        </w:tc>
        <w:tc>
          <w:tcPr>
            <w:tcW w:w="5943" w:type="dxa"/>
          </w:tcPr>
          <w:p w:rsidRPr="00EE47D0" w:rsidR="000C3792" w:rsidP="003B6059" w:rsidRDefault="000C3792" w14:paraId="7E21B923" w14:textId="77777777">
            <w:pPr>
              <w:pStyle w:val="Heading2"/>
              <w:tabs>
                <w:tab w:val="left" w:pos="720"/>
              </w:tabs>
              <w:spacing w:before="0" w:after="0"/>
              <w:jc w:val="both"/>
              <w:rPr>
                <w:rFonts w:ascii="Arial" w:hAnsi="Arial" w:eastAsia="Times New Roman" w:cs="Arial"/>
                <w:b w:val="0"/>
                <w:i w:val="0"/>
                <w:sz w:val="20"/>
                <w:szCs w:val="20"/>
                <w:lang w:val="en-US" w:eastAsia="en-US"/>
              </w:rPr>
            </w:pPr>
            <w:r w:rsidRPr="00EE47D0">
              <w:rPr>
                <w:rFonts w:ascii="Arial" w:hAnsi="Arial" w:eastAsia="Times New Roman" w:cs="Arial"/>
                <w:b w:val="0"/>
                <w:i w:val="0"/>
                <w:sz w:val="20"/>
                <w:szCs w:val="20"/>
                <w:lang w:val="en-US" w:eastAsia="en-US"/>
              </w:rPr>
              <w:t xml:space="preserve">research.agreement@sgh.com.sg </w:t>
            </w:r>
          </w:p>
          <w:p w:rsidRPr="008C5E29" w:rsidR="000C3792" w:rsidP="003B6059" w:rsidRDefault="000C3792" w14:paraId="6EC87E08" w14:textId="5EE76EF7">
            <w:pPr>
              <w:rPr>
                <w:rFonts w:cs="Arial"/>
                <w:b/>
                <w:i/>
                <w:sz w:val="20"/>
                <w:szCs w:val="20"/>
                <w:lang w:val="en-US" w:eastAsia="en-US"/>
              </w:rPr>
            </w:pPr>
            <w:r w:rsidRPr="008C5E29">
              <w:rPr>
                <w:rFonts w:cs="Arial"/>
                <w:sz w:val="20"/>
                <w:szCs w:val="20"/>
                <w:lang w:val="en-US" w:eastAsia="en-US"/>
              </w:rPr>
              <w:t>(SGH Ref: RA202</w:t>
            </w:r>
            <w:ins w:author="SGH RIO" w:date="2025-09-16T17:58:00Z" w:id="31">
              <w:r w:rsidR="00D66022">
                <w:rPr>
                  <w:rFonts w:cs="Arial"/>
                  <w:sz w:val="20"/>
                  <w:szCs w:val="20"/>
                  <w:lang w:val="en-US" w:eastAsia="en-US"/>
                </w:rPr>
                <w:t>5</w:t>
              </w:r>
            </w:ins>
            <w:r w:rsidRPr="008C5E29">
              <w:rPr>
                <w:rFonts w:cs="Arial"/>
                <w:sz w:val="20"/>
                <w:szCs w:val="20"/>
                <w:lang w:val="en-US" w:eastAsia="en-US"/>
              </w:rPr>
              <w:t>-06</w:t>
            </w:r>
            <w:ins w:author="SGH RIO" w:date="2025-09-16T17:58:00Z" w:id="32">
              <w:r w:rsidR="00D66022">
                <w:rPr>
                  <w:rFonts w:cs="Arial"/>
                  <w:sz w:val="20"/>
                  <w:szCs w:val="20"/>
                  <w:lang w:val="en-US" w:eastAsia="en-US"/>
                </w:rPr>
                <w:t>4</w:t>
              </w:r>
            </w:ins>
            <w:r w:rsidRPr="008C5E29">
              <w:rPr>
                <w:rFonts w:cs="Arial"/>
                <w:sz w:val="20"/>
                <w:szCs w:val="20"/>
                <w:lang w:val="en-US" w:eastAsia="en-US"/>
              </w:rPr>
              <w:t>)</w:t>
            </w:r>
          </w:p>
        </w:tc>
      </w:tr>
    </w:tbl>
    <w:p w:rsidRPr="009F595E" w:rsidR="000C3792" w:rsidP="000C3792" w:rsidRDefault="000C3792" w14:paraId="0948A672" w14:textId="77777777"/>
    <w:tbl>
      <w:tblPr>
        <w:tblStyle w:val="TableGrid"/>
        <w:tblW w:w="0" w:type="auto"/>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15"/>
        <w:gridCol w:w="272"/>
        <w:gridCol w:w="5943"/>
      </w:tblGrid>
      <w:tr w:rsidR="000C3792" w:rsidTr="003B6059" w14:paraId="44FAE5FD" w14:textId="77777777">
        <w:tc>
          <w:tcPr>
            <w:tcW w:w="1715" w:type="dxa"/>
          </w:tcPr>
          <w:p w:rsidRPr="008912EB" w:rsidR="000C3792" w:rsidP="003B6059" w:rsidRDefault="000C3792" w14:paraId="43261637"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rPr>
              <w:t>The Collaborator</w:t>
            </w:r>
          </w:p>
        </w:tc>
        <w:tc>
          <w:tcPr>
            <w:tcW w:w="272" w:type="dxa"/>
          </w:tcPr>
          <w:p w:rsidRPr="008912EB" w:rsidR="000C3792" w:rsidP="003B6059" w:rsidRDefault="000C3792" w14:paraId="272F1BAA"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rPr>
              <w:t>:</w:t>
            </w:r>
          </w:p>
        </w:tc>
        <w:tc>
          <w:tcPr>
            <w:tcW w:w="5943" w:type="dxa"/>
          </w:tcPr>
          <w:p w:rsidRPr="008C5E29" w:rsidR="000C3792" w:rsidP="003B6059" w:rsidRDefault="000C3792" w14:paraId="554520DF" w14:textId="77777777">
            <w:pPr>
              <w:pStyle w:val="Heading2"/>
              <w:tabs>
                <w:tab w:val="left" w:pos="720"/>
              </w:tabs>
              <w:spacing w:before="0" w:after="0"/>
              <w:jc w:val="both"/>
              <w:rPr>
                <w:rFonts w:ascii="Arial" w:hAnsi="Arial" w:cs="Arial"/>
                <w:bCs w:val="0"/>
                <w:i w:val="0"/>
                <w:sz w:val="20"/>
                <w:szCs w:val="20"/>
              </w:rPr>
            </w:pPr>
            <w:r w:rsidRPr="008C5E29">
              <w:rPr>
                <w:rFonts w:ascii="Arial" w:hAnsi="Arial" w:eastAsia="Times New Roman" w:cs="Arial"/>
                <w:bCs w:val="0"/>
                <w:i w:val="0"/>
                <w:sz w:val="20"/>
                <w:szCs w:val="20"/>
                <w:lang w:val="en-US" w:eastAsia="en-US"/>
              </w:rPr>
              <w:t>BIOBOT SURGICAL PTE LTD</w:t>
            </w:r>
          </w:p>
        </w:tc>
      </w:tr>
      <w:tr w:rsidR="000C3792" w:rsidTr="003B6059" w14:paraId="4FE71DE5" w14:textId="77777777">
        <w:tc>
          <w:tcPr>
            <w:tcW w:w="1715" w:type="dxa"/>
          </w:tcPr>
          <w:p w:rsidRPr="008912EB" w:rsidR="000C3792" w:rsidP="003B6059" w:rsidRDefault="000C3792" w14:paraId="387B2885"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lang w:eastAsia="en-US"/>
              </w:rPr>
              <w:t>Address</w:t>
            </w:r>
          </w:p>
        </w:tc>
        <w:tc>
          <w:tcPr>
            <w:tcW w:w="272" w:type="dxa"/>
          </w:tcPr>
          <w:p w:rsidRPr="008912EB" w:rsidR="000C3792" w:rsidP="003B6059" w:rsidRDefault="000C3792" w14:paraId="67CE3BEC"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rPr>
              <w:t>:</w:t>
            </w:r>
          </w:p>
        </w:tc>
        <w:tc>
          <w:tcPr>
            <w:tcW w:w="5943" w:type="dxa"/>
          </w:tcPr>
          <w:p w:rsidRPr="008912EB" w:rsidR="000C3792" w:rsidP="003B6059" w:rsidRDefault="000C3792" w14:paraId="6DDDC31E" w14:textId="77777777">
            <w:pPr>
              <w:pStyle w:val="Heading2"/>
              <w:tabs>
                <w:tab w:val="left" w:pos="720"/>
              </w:tabs>
              <w:spacing w:before="0" w:after="0"/>
              <w:jc w:val="both"/>
              <w:rPr>
                <w:rFonts w:ascii="Arial" w:hAnsi="Arial" w:eastAsia="Times New Roman" w:cs="Arial"/>
                <w:b w:val="0"/>
                <w:i w:val="0"/>
                <w:sz w:val="20"/>
                <w:szCs w:val="20"/>
                <w:lang w:val="en-US" w:eastAsia="en-US"/>
              </w:rPr>
            </w:pPr>
            <w:r w:rsidRPr="008912EB">
              <w:rPr>
                <w:rFonts w:ascii="Arial" w:hAnsi="Arial" w:eastAsia="Times New Roman" w:cs="Arial"/>
                <w:b w:val="0"/>
                <w:i w:val="0"/>
                <w:sz w:val="20"/>
                <w:szCs w:val="20"/>
                <w:lang w:val="en-US" w:eastAsia="en-US"/>
              </w:rPr>
              <w:t xml:space="preserve">79 Ayer Rajah Crescent #04-05/06, </w:t>
            </w:r>
          </w:p>
          <w:p w:rsidRPr="008C5E29" w:rsidR="000C3792" w:rsidP="003B6059" w:rsidRDefault="000C3792" w14:paraId="6F9355CC" w14:textId="77777777">
            <w:pPr>
              <w:rPr>
                <w:b/>
                <w:i/>
                <w:sz w:val="20"/>
                <w:szCs w:val="20"/>
                <w:lang w:val="en-US" w:eastAsia="en-US"/>
              </w:rPr>
            </w:pPr>
            <w:r w:rsidRPr="008C5E29">
              <w:rPr>
                <w:sz w:val="20"/>
                <w:szCs w:val="20"/>
                <w:lang w:val="en-US" w:eastAsia="en-US"/>
              </w:rPr>
              <w:t>Singapore 139955</w:t>
            </w:r>
          </w:p>
        </w:tc>
      </w:tr>
      <w:tr w:rsidR="000C3792" w:rsidTr="003B6059" w14:paraId="66431717" w14:textId="77777777">
        <w:tc>
          <w:tcPr>
            <w:tcW w:w="1715" w:type="dxa"/>
          </w:tcPr>
          <w:p w:rsidRPr="008912EB" w:rsidR="000C3792" w:rsidP="003B6059" w:rsidRDefault="000C3792" w14:paraId="3D6391AC" w14:textId="77777777">
            <w:pPr>
              <w:pStyle w:val="Heading2"/>
              <w:tabs>
                <w:tab w:val="left" w:pos="720"/>
              </w:tabs>
              <w:spacing w:before="0" w:after="0"/>
              <w:jc w:val="both"/>
              <w:rPr>
                <w:rFonts w:ascii="Arial" w:hAnsi="Arial" w:cs="Arial"/>
                <w:b w:val="0"/>
                <w:i w:val="0"/>
                <w:sz w:val="20"/>
                <w:szCs w:val="20"/>
                <w:lang w:eastAsia="en-US"/>
              </w:rPr>
            </w:pPr>
            <w:r w:rsidRPr="008912EB">
              <w:rPr>
                <w:rFonts w:ascii="Arial" w:hAnsi="Arial" w:cs="Arial"/>
                <w:b w:val="0"/>
                <w:i w:val="0"/>
                <w:sz w:val="20"/>
                <w:szCs w:val="20"/>
              </w:rPr>
              <w:t>Attention</w:t>
            </w:r>
          </w:p>
        </w:tc>
        <w:tc>
          <w:tcPr>
            <w:tcW w:w="272" w:type="dxa"/>
          </w:tcPr>
          <w:p w:rsidRPr="008912EB" w:rsidR="000C3792" w:rsidP="003B6059" w:rsidRDefault="000C3792" w14:paraId="2FD84310"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rPr>
              <w:t>:</w:t>
            </w:r>
          </w:p>
        </w:tc>
        <w:tc>
          <w:tcPr>
            <w:tcW w:w="5943" w:type="dxa"/>
          </w:tcPr>
          <w:p w:rsidRPr="008912EB" w:rsidR="000C3792" w:rsidP="003B6059" w:rsidRDefault="000C3792" w14:paraId="1691838C" w14:textId="77777777">
            <w:pPr>
              <w:pStyle w:val="Heading2"/>
              <w:tabs>
                <w:tab w:val="left" w:pos="720"/>
              </w:tabs>
              <w:spacing w:before="0" w:after="0"/>
              <w:jc w:val="both"/>
              <w:rPr>
                <w:rFonts w:ascii="Arial" w:hAnsi="Arial" w:cs="Arial"/>
                <w:b w:val="0"/>
                <w:i w:val="0"/>
                <w:sz w:val="20"/>
                <w:szCs w:val="20"/>
              </w:rPr>
            </w:pPr>
            <w:r w:rsidRPr="008912EB">
              <w:rPr>
                <w:rFonts w:ascii="Arial" w:hAnsi="Arial" w:eastAsia="Times New Roman" w:cs="Arial"/>
                <w:b w:val="0"/>
                <w:i w:val="0"/>
                <w:sz w:val="20"/>
                <w:szCs w:val="20"/>
                <w:lang w:val="en-US" w:eastAsia="en-US"/>
              </w:rPr>
              <w:t>Derrick Yong</w:t>
            </w:r>
          </w:p>
        </w:tc>
      </w:tr>
      <w:tr w:rsidR="000C3792" w:rsidTr="003B6059" w14:paraId="5F6F2253" w14:textId="77777777">
        <w:tc>
          <w:tcPr>
            <w:tcW w:w="1715" w:type="dxa"/>
          </w:tcPr>
          <w:p w:rsidRPr="008912EB" w:rsidR="000C3792" w:rsidP="003B6059" w:rsidRDefault="000C3792" w14:paraId="5BD2A6E0"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lang w:eastAsia="en-US"/>
              </w:rPr>
              <w:t>Facsimile No.</w:t>
            </w:r>
          </w:p>
        </w:tc>
        <w:tc>
          <w:tcPr>
            <w:tcW w:w="272" w:type="dxa"/>
          </w:tcPr>
          <w:p w:rsidRPr="008912EB" w:rsidR="000C3792" w:rsidP="003B6059" w:rsidRDefault="000C3792" w14:paraId="3B58C128"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rPr>
              <w:t>:</w:t>
            </w:r>
          </w:p>
        </w:tc>
        <w:tc>
          <w:tcPr>
            <w:tcW w:w="5943" w:type="dxa"/>
          </w:tcPr>
          <w:p w:rsidRPr="008912EB" w:rsidR="000C3792" w:rsidP="003B6059" w:rsidRDefault="000C3792" w14:paraId="56F6F6F1" w14:textId="77777777">
            <w:pPr>
              <w:pStyle w:val="Heading2"/>
              <w:tabs>
                <w:tab w:val="left" w:pos="720"/>
              </w:tabs>
              <w:spacing w:before="0" w:after="0"/>
              <w:jc w:val="both"/>
              <w:rPr>
                <w:rFonts w:ascii="Arial" w:hAnsi="Arial" w:cs="Arial"/>
                <w:b w:val="0"/>
                <w:i w:val="0"/>
                <w:sz w:val="20"/>
                <w:szCs w:val="20"/>
              </w:rPr>
            </w:pPr>
            <w:r w:rsidRPr="008912EB">
              <w:rPr>
                <w:rFonts w:ascii="Arial" w:hAnsi="Arial" w:eastAsia="Times New Roman" w:cs="Arial"/>
                <w:b w:val="0"/>
                <w:i w:val="0"/>
                <w:sz w:val="20"/>
                <w:szCs w:val="20"/>
                <w:lang w:val="en-US" w:eastAsia="en-US"/>
              </w:rPr>
              <w:t>N.A.</w:t>
            </w:r>
          </w:p>
        </w:tc>
      </w:tr>
      <w:tr w:rsidR="000C3792" w:rsidTr="003B6059" w14:paraId="6A35480E" w14:textId="77777777">
        <w:tc>
          <w:tcPr>
            <w:tcW w:w="1715" w:type="dxa"/>
          </w:tcPr>
          <w:p w:rsidRPr="008912EB" w:rsidR="000C3792" w:rsidP="003B6059" w:rsidRDefault="000C3792" w14:paraId="698A072A" w14:textId="77777777">
            <w:pPr>
              <w:pStyle w:val="Heading2"/>
              <w:tabs>
                <w:tab w:val="left" w:pos="720"/>
              </w:tabs>
              <w:spacing w:before="0" w:after="0"/>
              <w:jc w:val="both"/>
              <w:rPr>
                <w:rFonts w:ascii="Arial" w:hAnsi="Arial" w:cs="Arial"/>
                <w:b w:val="0"/>
                <w:i w:val="0"/>
                <w:sz w:val="20"/>
                <w:szCs w:val="20"/>
                <w:lang w:eastAsia="en-US"/>
              </w:rPr>
            </w:pPr>
            <w:r w:rsidRPr="008912EB">
              <w:rPr>
                <w:rFonts w:ascii="Arial" w:hAnsi="Arial" w:cs="Arial"/>
                <w:b w:val="0"/>
                <w:i w:val="0"/>
                <w:sz w:val="20"/>
                <w:szCs w:val="20"/>
                <w:lang w:eastAsia="en-US"/>
              </w:rPr>
              <w:t>Email:</w:t>
            </w:r>
          </w:p>
        </w:tc>
        <w:tc>
          <w:tcPr>
            <w:tcW w:w="272" w:type="dxa"/>
          </w:tcPr>
          <w:p w:rsidRPr="008912EB" w:rsidR="000C3792" w:rsidP="003B6059" w:rsidRDefault="000C3792" w14:paraId="6F41D2B6" w14:textId="77777777">
            <w:pPr>
              <w:pStyle w:val="Heading2"/>
              <w:tabs>
                <w:tab w:val="left" w:pos="720"/>
              </w:tabs>
              <w:spacing w:before="0" w:after="0"/>
              <w:jc w:val="both"/>
              <w:rPr>
                <w:rFonts w:ascii="Arial" w:hAnsi="Arial" w:cs="Arial"/>
                <w:b w:val="0"/>
                <w:i w:val="0"/>
                <w:sz w:val="20"/>
                <w:szCs w:val="20"/>
              </w:rPr>
            </w:pPr>
            <w:r w:rsidRPr="008912EB">
              <w:rPr>
                <w:rFonts w:ascii="Arial" w:hAnsi="Arial" w:cs="Arial"/>
                <w:b w:val="0"/>
                <w:i w:val="0"/>
                <w:sz w:val="20"/>
                <w:szCs w:val="20"/>
              </w:rPr>
              <w:t>:</w:t>
            </w:r>
          </w:p>
        </w:tc>
        <w:tc>
          <w:tcPr>
            <w:tcW w:w="5943" w:type="dxa"/>
          </w:tcPr>
          <w:p w:rsidRPr="008912EB" w:rsidR="000C3792" w:rsidP="003B6059" w:rsidRDefault="000C3792" w14:paraId="4B3D8501" w14:textId="77777777">
            <w:pPr>
              <w:pStyle w:val="Heading2"/>
              <w:tabs>
                <w:tab w:val="left" w:pos="720"/>
              </w:tabs>
              <w:spacing w:before="0" w:after="0"/>
              <w:jc w:val="both"/>
              <w:rPr>
                <w:rFonts w:ascii="Arial" w:hAnsi="Arial" w:cs="Arial"/>
                <w:b w:val="0"/>
                <w:i w:val="0"/>
                <w:sz w:val="20"/>
                <w:szCs w:val="20"/>
              </w:rPr>
            </w:pPr>
            <w:r w:rsidRPr="008912EB">
              <w:rPr>
                <w:rFonts w:ascii="Arial" w:hAnsi="Arial" w:eastAsia="Times New Roman" w:cs="Arial"/>
                <w:b w:val="0"/>
                <w:i w:val="0"/>
                <w:sz w:val="20"/>
                <w:szCs w:val="20"/>
                <w:lang w:val="en-US" w:eastAsia="en-US"/>
              </w:rPr>
              <w:t>derrick.yong@biobotsurgical.com</w:t>
            </w:r>
            <w:r w:rsidRPr="008912EB" w:rsidDel="008912EB">
              <w:rPr>
                <w:rFonts w:ascii="Arial" w:hAnsi="Arial" w:eastAsia="Times New Roman" w:cs="Arial"/>
                <w:b w:val="0"/>
                <w:i w:val="0"/>
                <w:sz w:val="20"/>
                <w:szCs w:val="20"/>
                <w:lang w:val="en-US" w:eastAsia="en-US"/>
              </w:rPr>
              <w:t xml:space="preserve"> </w:t>
            </w:r>
          </w:p>
        </w:tc>
      </w:tr>
    </w:tbl>
    <w:p w:rsidRPr="0027139E" w:rsidR="008B6151" w:rsidP="0027139E" w:rsidRDefault="008B6151" w14:paraId="0CDEEAB5" w14:textId="77777777">
      <w:pPr>
        <w:rPr>
          <w:u w:val="single"/>
        </w:rPr>
      </w:pPr>
    </w:p>
    <w:p w:rsidRPr="00857124" w:rsidR="008B6151" w:rsidP="00FE1A98" w:rsidRDefault="00FE1A98" w14:paraId="5EDECB0A" w14:textId="77777777">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17.2</w:t>
      </w:r>
      <w:r w:rsidRPr="00857124">
        <w:rPr>
          <w:rFonts w:ascii="Arial" w:hAnsi="Arial" w:cs="Arial"/>
          <w:b w:val="0"/>
          <w:i w:val="0"/>
          <w:sz w:val="20"/>
          <w:szCs w:val="20"/>
        </w:rPr>
        <w:tab/>
      </w:r>
      <w:r w:rsidRPr="00857124" w:rsidR="008B6151">
        <w:rPr>
          <w:rFonts w:ascii="Arial" w:hAnsi="Arial" w:cs="Arial"/>
          <w:b w:val="0"/>
          <w:i w:val="0"/>
          <w:sz w:val="20"/>
          <w:szCs w:val="20"/>
        </w:rPr>
        <w:t>Notice will be deemed given:</w:t>
      </w:r>
    </w:p>
    <w:p w:rsidRPr="00857124" w:rsidR="008B6151" w:rsidP="00FE1A98" w:rsidRDefault="008B6151" w14:paraId="24201BB2" w14:textId="77777777">
      <w:pPr>
        <w:pStyle w:val="Heading2"/>
        <w:spacing w:before="0" w:after="0"/>
        <w:ind w:left="720"/>
        <w:jc w:val="both"/>
        <w:rPr>
          <w:rFonts w:ascii="Arial" w:hAnsi="Arial" w:cs="Arial"/>
          <w:b w:val="0"/>
          <w:i w:val="0"/>
          <w:sz w:val="20"/>
          <w:szCs w:val="20"/>
        </w:rPr>
      </w:pPr>
    </w:p>
    <w:p w:rsidRPr="00857124" w:rsidR="008B6151" w:rsidP="00E97ADB" w:rsidRDefault="008B6151" w14:paraId="7ED34610" w14:textId="6D6F41B8">
      <w:pPr>
        <w:pStyle w:val="Heading3"/>
        <w:numPr>
          <w:ilvl w:val="0"/>
          <w:numId w:val="20"/>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in the case of hand delivery or registered mail upon written acknowledgement of receipt by an officer or </w:t>
      </w:r>
      <w:r w:rsidR="000507C4">
        <w:rPr>
          <w:rFonts w:ascii="Arial" w:hAnsi="Arial" w:cs="Arial"/>
          <w:b w:val="0"/>
          <w:sz w:val="20"/>
          <w:szCs w:val="20"/>
        </w:rPr>
        <w:t>duly a</w:t>
      </w:r>
      <w:r w:rsidRPr="00857124">
        <w:rPr>
          <w:rFonts w:ascii="Arial" w:hAnsi="Arial" w:cs="Arial"/>
          <w:b w:val="0"/>
          <w:sz w:val="20"/>
          <w:szCs w:val="20"/>
        </w:rPr>
        <w:t>u</w:t>
      </w:r>
      <w:r w:rsidRPr="00857124" w:rsidR="00843C1F">
        <w:rPr>
          <w:rFonts w:ascii="Arial" w:hAnsi="Arial" w:cs="Arial"/>
          <w:b w:val="0"/>
          <w:sz w:val="20"/>
          <w:szCs w:val="20"/>
        </w:rPr>
        <w:t xml:space="preserve">thorised </w:t>
      </w:r>
      <w:r w:rsidR="000507C4">
        <w:rPr>
          <w:rFonts w:ascii="Arial" w:hAnsi="Arial" w:cs="Arial"/>
          <w:b w:val="0"/>
          <w:sz w:val="20"/>
          <w:szCs w:val="20"/>
        </w:rPr>
        <w:t>r</w:t>
      </w:r>
      <w:r w:rsidRPr="00857124" w:rsidR="00843C1F">
        <w:rPr>
          <w:rFonts w:ascii="Arial" w:hAnsi="Arial" w:cs="Arial"/>
          <w:b w:val="0"/>
          <w:sz w:val="20"/>
          <w:szCs w:val="20"/>
        </w:rPr>
        <w:t xml:space="preserve">epresentative of the </w:t>
      </w:r>
      <w:r w:rsidR="00B77E08">
        <w:rPr>
          <w:rFonts w:ascii="Arial" w:hAnsi="Arial" w:cs="Arial"/>
          <w:b w:val="0"/>
          <w:sz w:val="20"/>
          <w:szCs w:val="20"/>
        </w:rPr>
        <w:t>receiving Party</w:t>
      </w:r>
      <w:r w:rsidRPr="00857124">
        <w:rPr>
          <w:rFonts w:ascii="Arial" w:hAnsi="Arial" w:cs="Arial"/>
          <w:b w:val="0"/>
          <w:sz w:val="20"/>
          <w:szCs w:val="20"/>
        </w:rPr>
        <w:t>;</w:t>
      </w:r>
    </w:p>
    <w:p w:rsidRPr="00857124" w:rsidR="008B6151" w:rsidP="00FE1A98" w:rsidRDefault="008B6151" w14:paraId="0A33E22E" w14:textId="77777777">
      <w:pPr>
        <w:pStyle w:val="Heading3"/>
        <w:spacing w:before="0" w:after="0"/>
        <w:ind w:left="1440" w:hanging="720"/>
        <w:jc w:val="both"/>
        <w:rPr>
          <w:rFonts w:ascii="Arial" w:hAnsi="Arial" w:cs="Arial"/>
          <w:b w:val="0"/>
          <w:sz w:val="20"/>
          <w:szCs w:val="20"/>
        </w:rPr>
      </w:pPr>
    </w:p>
    <w:p w:rsidRPr="00857124" w:rsidR="008B6151" w:rsidP="00E97ADB" w:rsidRDefault="008B6151" w14:paraId="0378B6B0" w14:textId="0AD006BC">
      <w:pPr>
        <w:pStyle w:val="Heading3"/>
        <w:numPr>
          <w:ilvl w:val="0"/>
          <w:numId w:val="20"/>
        </w:numPr>
        <w:spacing w:before="0" w:after="0"/>
        <w:ind w:left="1440" w:hanging="720"/>
        <w:jc w:val="both"/>
        <w:rPr>
          <w:rFonts w:ascii="Arial" w:hAnsi="Arial" w:cs="Arial"/>
          <w:b w:val="0"/>
          <w:sz w:val="20"/>
          <w:szCs w:val="20"/>
        </w:rPr>
      </w:pPr>
      <w:r w:rsidRPr="00857124">
        <w:rPr>
          <w:rFonts w:ascii="Arial" w:hAnsi="Arial" w:cs="Arial"/>
          <w:b w:val="0"/>
          <w:sz w:val="20"/>
          <w:szCs w:val="20"/>
        </w:rPr>
        <w:t xml:space="preserve">in the case of facsimile upon completion of transmission as long as the </w:t>
      </w:r>
      <w:r w:rsidR="00B77E08">
        <w:rPr>
          <w:rFonts w:ascii="Arial" w:hAnsi="Arial" w:cs="Arial"/>
          <w:b w:val="0"/>
          <w:sz w:val="20"/>
          <w:szCs w:val="20"/>
        </w:rPr>
        <w:t>sending Party</w:t>
      </w:r>
      <w:r w:rsidRPr="00857124" w:rsidR="00CF71E7">
        <w:rPr>
          <w:rFonts w:ascii="Arial" w:hAnsi="Arial" w:cs="Arial"/>
          <w:b w:val="0"/>
          <w:sz w:val="20"/>
          <w:szCs w:val="20"/>
        </w:rPr>
        <w:t xml:space="preserve"> </w:t>
      </w:r>
      <w:r w:rsidRPr="00857124">
        <w:rPr>
          <w:rFonts w:ascii="Arial" w:hAnsi="Arial" w:cs="Arial"/>
          <w:b w:val="0"/>
          <w:sz w:val="20"/>
          <w:szCs w:val="20"/>
        </w:rPr>
        <w:t>retains a transmission report showing successful transmission; or</w:t>
      </w:r>
    </w:p>
    <w:p w:rsidRPr="00857124" w:rsidR="008B6151" w:rsidP="00FE1A98" w:rsidRDefault="008B6151" w14:paraId="49052559" w14:textId="77777777">
      <w:pPr>
        <w:pStyle w:val="Heading3"/>
        <w:spacing w:before="0" w:after="0"/>
        <w:ind w:left="1440" w:hanging="720"/>
        <w:jc w:val="both"/>
        <w:rPr>
          <w:rFonts w:ascii="Arial" w:hAnsi="Arial" w:cs="Arial"/>
          <w:b w:val="0"/>
          <w:sz w:val="20"/>
          <w:szCs w:val="20"/>
        </w:rPr>
      </w:pPr>
    </w:p>
    <w:p w:rsidRPr="00857124" w:rsidR="008B6151" w:rsidP="00E97ADB" w:rsidRDefault="008B6151" w14:paraId="6576B600" w14:textId="55C2CE14">
      <w:pPr>
        <w:pStyle w:val="Heading3"/>
        <w:numPr>
          <w:ilvl w:val="0"/>
          <w:numId w:val="20"/>
        </w:numPr>
        <w:spacing w:before="0" w:after="0"/>
        <w:ind w:left="1440" w:hanging="720"/>
        <w:jc w:val="both"/>
        <w:rPr>
          <w:rFonts w:ascii="Arial" w:hAnsi="Arial" w:cs="Arial"/>
          <w:b w:val="0"/>
          <w:sz w:val="20"/>
          <w:szCs w:val="20"/>
        </w:rPr>
      </w:pPr>
      <w:r w:rsidRPr="00857124">
        <w:rPr>
          <w:rFonts w:ascii="Arial" w:hAnsi="Arial" w:cs="Arial"/>
          <w:b w:val="0"/>
          <w:sz w:val="20"/>
          <w:szCs w:val="20"/>
        </w:rPr>
        <w:t>in the case of email on the date and time of transmission directed to the</w:t>
      </w:r>
      <w:r w:rsidRPr="00857124" w:rsidR="00843C1F">
        <w:rPr>
          <w:rFonts w:ascii="Arial" w:hAnsi="Arial" w:cs="Arial"/>
          <w:b w:val="0"/>
          <w:sz w:val="20"/>
          <w:szCs w:val="20"/>
        </w:rPr>
        <w:t xml:space="preserve"> email address notified by the </w:t>
      </w:r>
      <w:r w:rsidR="00B77E08">
        <w:rPr>
          <w:rFonts w:ascii="Arial" w:hAnsi="Arial" w:cs="Arial"/>
          <w:b w:val="0"/>
          <w:sz w:val="20"/>
          <w:szCs w:val="20"/>
        </w:rPr>
        <w:t>receiving Party</w:t>
      </w:r>
      <w:r w:rsidRPr="00857124">
        <w:rPr>
          <w:rFonts w:ascii="Arial" w:hAnsi="Arial" w:cs="Arial"/>
          <w:b w:val="0"/>
          <w:sz w:val="20"/>
          <w:szCs w:val="20"/>
        </w:rPr>
        <w:t xml:space="preserve">, unless the </w:t>
      </w:r>
      <w:r w:rsidR="00B77E08">
        <w:rPr>
          <w:rFonts w:ascii="Arial" w:hAnsi="Arial" w:cs="Arial"/>
          <w:b w:val="0"/>
          <w:sz w:val="20"/>
          <w:szCs w:val="20"/>
        </w:rPr>
        <w:t>sending Party</w:t>
      </w:r>
      <w:r w:rsidRPr="00857124" w:rsidR="00CF71E7">
        <w:rPr>
          <w:rFonts w:ascii="Arial" w:hAnsi="Arial" w:cs="Arial"/>
          <w:b w:val="0"/>
          <w:sz w:val="20"/>
          <w:szCs w:val="20"/>
        </w:rPr>
        <w:t xml:space="preserve"> </w:t>
      </w:r>
      <w:r w:rsidRPr="00857124">
        <w:rPr>
          <w:rFonts w:ascii="Arial" w:hAnsi="Arial" w:cs="Arial"/>
          <w:b w:val="0"/>
          <w:sz w:val="20"/>
          <w:szCs w:val="20"/>
        </w:rPr>
        <w:t>receives a non-delivery or “returned mail” reply message or any error message indicating that the email wa</w:t>
      </w:r>
      <w:r w:rsidRPr="00857124" w:rsidR="00843C1F">
        <w:rPr>
          <w:rFonts w:ascii="Arial" w:hAnsi="Arial" w:cs="Arial"/>
          <w:b w:val="0"/>
          <w:sz w:val="20"/>
          <w:szCs w:val="20"/>
        </w:rPr>
        <w:t xml:space="preserve">s not successfully sent to the email account </w:t>
      </w:r>
      <w:r w:rsidRPr="00857124" w:rsidR="000B09EB">
        <w:rPr>
          <w:rFonts w:ascii="Arial" w:hAnsi="Arial" w:cs="Arial"/>
          <w:b w:val="0"/>
          <w:sz w:val="20"/>
          <w:szCs w:val="20"/>
        </w:rPr>
        <w:t>notified by</w:t>
      </w:r>
      <w:r w:rsidRPr="00857124" w:rsidR="00843C1F">
        <w:rPr>
          <w:rFonts w:ascii="Arial" w:hAnsi="Arial" w:cs="Arial"/>
          <w:b w:val="0"/>
          <w:sz w:val="20"/>
          <w:szCs w:val="20"/>
        </w:rPr>
        <w:t xml:space="preserve"> the </w:t>
      </w:r>
      <w:r w:rsidR="00B77E08">
        <w:rPr>
          <w:rFonts w:ascii="Arial" w:hAnsi="Arial" w:cs="Arial"/>
          <w:b w:val="0"/>
          <w:sz w:val="20"/>
          <w:szCs w:val="20"/>
        </w:rPr>
        <w:t>receiving Party</w:t>
      </w:r>
      <w:r w:rsidRPr="00857124">
        <w:rPr>
          <w:rFonts w:ascii="Arial" w:hAnsi="Arial" w:cs="Arial"/>
          <w:b w:val="0"/>
          <w:sz w:val="20"/>
          <w:szCs w:val="20"/>
        </w:rPr>
        <w:t>.</w:t>
      </w:r>
    </w:p>
    <w:p w:rsidRPr="00857124" w:rsidR="00E87C65" w:rsidP="00E87C65" w:rsidRDefault="00E87C65" w14:paraId="163102B5" w14:textId="77777777">
      <w:pPr>
        <w:rPr>
          <w:rFonts w:cs="Arial"/>
          <w:sz w:val="20"/>
          <w:szCs w:val="20"/>
        </w:rPr>
      </w:pPr>
    </w:p>
    <w:p w:rsidRPr="00857124" w:rsidR="00E42DC3" w:rsidP="00E97ADB" w:rsidRDefault="00E42DC3" w14:paraId="65318B6E" w14:textId="77777777">
      <w:pPr>
        <w:pStyle w:val="Style7"/>
        <w:widowControl/>
        <w:numPr>
          <w:ilvl w:val="0"/>
          <w:numId w:val="6"/>
        </w:numPr>
        <w:tabs>
          <w:tab w:val="left" w:pos="720"/>
        </w:tabs>
        <w:ind w:hanging="1080"/>
        <w:jc w:val="both"/>
        <w:rPr>
          <w:rFonts w:cs="Arial"/>
          <w:b/>
          <w:sz w:val="20"/>
          <w:szCs w:val="20"/>
        </w:rPr>
      </w:pPr>
      <w:bookmarkStart w:name="_Toc466983246" w:id="33"/>
      <w:r w:rsidRPr="00857124">
        <w:rPr>
          <w:rFonts w:cs="Arial"/>
          <w:b/>
          <w:sz w:val="20"/>
          <w:szCs w:val="20"/>
        </w:rPr>
        <w:t xml:space="preserve">RELATIONSHIP OF PARTIES </w:t>
      </w:r>
    </w:p>
    <w:p w:rsidRPr="00857124" w:rsidR="00E42DC3" w:rsidP="00E42DC3" w:rsidRDefault="00E42DC3" w14:paraId="38BEDA45" w14:textId="77777777">
      <w:pPr>
        <w:pStyle w:val="Heading1"/>
        <w:ind w:left="720"/>
        <w:jc w:val="both"/>
        <w:rPr>
          <w:rFonts w:cs="Arial"/>
          <w:b w:val="0"/>
        </w:rPr>
      </w:pPr>
    </w:p>
    <w:p w:rsidRPr="00857124" w:rsidR="00E42DC3" w:rsidP="00E42DC3" w:rsidRDefault="00E42DC3" w14:paraId="0CC864B5" w14:textId="2D5CD626">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18.1</w:t>
      </w:r>
      <w:r w:rsidRPr="00857124">
        <w:rPr>
          <w:rFonts w:ascii="Arial" w:hAnsi="Arial" w:cs="Arial"/>
          <w:b w:val="0"/>
          <w:i w:val="0"/>
          <w:sz w:val="20"/>
          <w:szCs w:val="20"/>
        </w:rPr>
        <w:tab/>
      </w:r>
      <w:r w:rsidRPr="00857124">
        <w:rPr>
          <w:rFonts w:ascii="Arial" w:hAnsi="Arial" w:cs="Arial"/>
          <w:b w:val="0"/>
          <w:i w:val="0"/>
          <w:sz w:val="20"/>
          <w:szCs w:val="20"/>
        </w:rPr>
        <w:t xml:space="preserve">Nothing in this Agreement constitutes any relationship of employer and employee, principal and agent, or partnership between the Parties. </w:t>
      </w:r>
    </w:p>
    <w:p w:rsidRPr="00857124" w:rsidR="00E42DC3" w:rsidP="00E42DC3" w:rsidRDefault="00E42DC3" w14:paraId="7ECC2CD9" w14:textId="77777777">
      <w:pPr>
        <w:pStyle w:val="Heading2"/>
        <w:spacing w:before="0" w:after="0"/>
        <w:ind w:left="720"/>
        <w:jc w:val="both"/>
        <w:rPr>
          <w:rFonts w:ascii="Arial" w:hAnsi="Arial" w:cs="Arial"/>
          <w:b w:val="0"/>
          <w:i w:val="0"/>
          <w:sz w:val="20"/>
          <w:szCs w:val="20"/>
        </w:rPr>
      </w:pPr>
    </w:p>
    <w:p w:rsidRPr="00857124" w:rsidR="00E42DC3" w:rsidP="00E97ADB" w:rsidRDefault="00E42DC3" w14:paraId="1DE95DE8" w14:textId="5D902D65">
      <w:pPr>
        <w:pStyle w:val="Style7"/>
        <w:widowControl/>
        <w:numPr>
          <w:ilvl w:val="1"/>
          <w:numId w:val="26"/>
        </w:numPr>
        <w:tabs>
          <w:tab w:val="left" w:pos="720"/>
        </w:tabs>
        <w:ind w:left="720" w:hanging="720"/>
        <w:jc w:val="both"/>
        <w:rPr>
          <w:rFonts w:cs="Arial"/>
          <w:sz w:val="20"/>
          <w:szCs w:val="20"/>
        </w:rPr>
      </w:pPr>
      <w:r w:rsidRPr="00857124">
        <w:rPr>
          <w:rFonts w:cs="Arial"/>
          <w:sz w:val="20"/>
          <w:szCs w:val="20"/>
        </w:rPr>
        <w:t xml:space="preserve">Each Party acts as an independent contractor, and no Party has any authority to bind the other Party in any manner without the prior consent of that other Party. </w:t>
      </w:r>
    </w:p>
    <w:p w:rsidRPr="00857124" w:rsidR="00E42DC3" w:rsidP="00405217" w:rsidRDefault="00E42DC3" w14:paraId="37DDF937" w14:textId="77777777">
      <w:pPr>
        <w:pStyle w:val="Style7"/>
        <w:widowControl/>
        <w:tabs>
          <w:tab w:val="left" w:pos="720"/>
        </w:tabs>
        <w:ind w:left="1080"/>
        <w:jc w:val="both"/>
        <w:rPr>
          <w:rFonts w:cs="Arial"/>
          <w:sz w:val="20"/>
          <w:szCs w:val="20"/>
        </w:rPr>
      </w:pPr>
    </w:p>
    <w:p w:rsidRPr="00857124" w:rsidR="008B6151" w:rsidP="00E97ADB" w:rsidRDefault="00FE1A98" w14:paraId="71419206" w14:textId="1CC44E3F">
      <w:pPr>
        <w:pStyle w:val="Style7"/>
        <w:widowControl/>
        <w:numPr>
          <w:ilvl w:val="0"/>
          <w:numId w:val="6"/>
        </w:numPr>
        <w:tabs>
          <w:tab w:val="left" w:pos="720"/>
        </w:tabs>
        <w:ind w:hanging="1080"/>
        <w:jc w:val="both"/>
        <w:rPr>
          <w:rFonts w:cs="Arial"/>
          <w:sz w:val="20"/>
          <w:szCs w:val="20"/>
        </w:rPr>
      </w:pPr>
      <w:r w:rsidRPr="00857124">
        <w:rPr>
          <w:rFonts w:cs="Arial"/>
          <w:b/>
          <w:sz w:val="20"/>
          <w:szCs w:val="20"/>
        </w:rPr>
        <w:t>ENTIRE AGREEMENT</w:t>
      </w:r>
      <w:bookmarkEnd w:id="33"/>
    </w:p>
    <w:p w:rsidRPr="00857124" w:rsidR="008B6151" w:rsidP="00FE1A98" w:rsidRDefault="008B6151" w14:paraId="7B8BD9D3" w14:textId="77777777">
      <w:pPr>
        <w:pStyle w:val="Heading1"/>
        <w:ind w:left="720"/>
        <w:jc w:val="both"/>
        <w:rPr>
          <w:rFonts w:cs="Arial"/>
          <w:b w:val="0"/>
        </w:rPr>
      </w:pPr>
    </w:p>
    <w:p w:rsidRPr="00857124" w:rsidR="008B6151" w:rsidP="00E87C65" w:rsidRDefault="00E87C65" w14:paraId="3F30785A" w14:textId="7F2A615E">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ab/>
      </w:r>
      <w:r w:rsidRPr="00857124" w:rsidR="008B6151">
        <w:rPr>
          <w:rFonts w:ascii="Arial" w:hAnsi="Arial" w:cs="Arial"/>
          <w:b w:val="0"/>
          <w:i w:val="0"/>
          <w:sz w:val="20"/>
          <w:szCs w:val="20"/>
        </w:rPr>
        <w:t xml:space="preserve">This Agreement constitutes the entire agreement between the Parties </w:t>
      </w:r>
      <w:r w:rsidRPr="00857124" w:rsidR="00A354A4">
        <w:rPr>
          <w:rFonts w:ascii="Arial" w:hAnsi="Arial" w:cs="Arial"/>
          <w:b w:val="0"/>
          <w:i w:val="0"/>
          <w:sz w:val="20"/>
          <w:szCs w:val="20"/>
        </w:rPr>
        <w:t xml:space="preserve">with respect to the subject matter hereof </w:t>
      </w:r>
      <w:r w:rsidRPr="00857124" w:rsidR="008B6151">
        <w:rPr>
          <w:rFonts w:ascii="Arial" w:hAnsi="Arial" w:cs="Arial"/>
          <w:b w:val="0"/>
          <w:i w:val="0"/>
          <w:sz w:val="20"/>
          <w:szCs w:val="20"/>
        </w:rPr>
        <w:t xml:space="preserve">and supersedes all prior representations, agreements, statements and understandings, whether verbal or in writing. </w:t>
      </w:r>
    </w:p>
    <w:p w:rsidRPr="00857124" w:rsidR="00E87C65" w:rsidP="00405217" w:rsidRDefault="00E87C65" w14:paraId="624CCCEF" w14:textId="77777777">
      <w:pPr>
        <w:pStyle w:val="Heading2"/>
        <w:spacing w:before="0" w:after="0"/>
        <w:ind w:left="720" w:hanging="720"/>
        <w:jc w:val="both"/>
        <w:rPr>
          <w:rFonts w:ascii="Arial" w:hAnsi="Arial" w:cs="Arial"/>
          <w:i w:val="0"/>
          <w:sz w:val="20"/>
          <w:szCs w:val="20"/>
        </w:rPr>
      </w:pPr>
    </w:p>
    <w:p w:rsidRPr="00857124" w:rsidR="008B6151" w:rsidP="00E97ADB" w:rsidRDefault="00E87C65" w14:paraId="375ECBD6" w14:textId="77777777">
      <w:pPr>
        <w:pStyle w:val="Style7"/>
        <w:widowControl/>
        <w:numPr>
          <w:ilvl w:val="0"/>
          <w:numId w:val="6"/>
        </w:numPr>
        <w:tabs>
          <w:tab w:val="left" w:pos="720"/>
        </w:tabs>
        <w:ind w:hanging="1080"/>
        <w:jc w:val="both"/>
        <w:rPr>
          <w:rFonts w:cs="Arial"/>
          <w:sz w:val="20"/>
          <w:szCs w:val="20"/>
        </w:rPr>
      </w:pPr>
      <w:bookmarkStart w:name="_Toc466983247" w:id="34"/>
      <w:r w:rsidRPr="00857124">
        <w:rPr>
          <w:rFonts w:cs="Arial"/>
          <w:b/>
          <w:sz w:val="20"/>
          <w:szCs w:val="20"/>
        </w:rPr>
        <w:t>WAIVER</w:t>
      </w:r>
      <w:bookmarkEnd w:id="34"/>
      <w:r w:rsidRPr="00857124">
        <w:rPr>
          <w:rFonts w:cs="Arial"/>
          <w:sz w:val="20"/>
          <w:szCs w:val="20"/>
        </w:rPr>
        <w:t xml:space="preserve"> </w:t>
      </w:r>
    </w:p>
    <w:p w:rsidRPr="00857124" w:rsidR="008B6151" w:rsidP="00FE1A98" w:rsidRDefault="008B6151" w14:paraId="4ABE9081" w14:textId="77777777">
      <w:pPr>
        <w:pStyle w:val="Heading1"/>
        <w:ind w:left="720"/>
        <w:jc w:val="both"/>
        <w:rPr>
          <w:rFonts w:cs="Arial"/>
          <w:b w:val="0"/>
        </w:rPr>
      </w:pPr>
    </w:p>
    <w:p w:rsidRPr="00857124" w:rsidR="008B6151" w:rsidP="00241053" w:rsidRDefault="007B03C2" w14:paraId="706ED534" w14:textId="1AD879D3">
      <w:pPr>
        <w:pStyle w:val="Heading2"/>
        <w:spacing w:before="0" w:after="0"/>
        <w:ind w:left="720" w:hanging="720"/>
        <w:jc w:val="both"/>
        <w:rPr>
          <w:rFonts w:ascii="Arial" w:hAnsi="Arial" w:cs="Arial"/>
          <w:b w:val="0"/>
          <w:i w:val="0"/>
          <w:sz w:val="20"/>
          <w:szCs w:val="20"/>
        </w:rPr>
      </w:pPr>
      <w:r w:rsidRPr="00857124">
        <w:rPr>
          <w:rFonts w:ascii="Arial" w:hAnsi="Arial" w:cs="Arial"/>
          <w:b w:val="0"/>
          <w:i w:val="0"/>
          <w:sz w:val="20"/>
          <w:szCs w:val="20"/>
        </w:rPr>
        <w:tab/>
      </w:r>
      <w:r w:rsidRPr="00857124" w:rsidR="008B6151">
        <w:rPr>
          <w:rFonts w:ascii="Arial" w:hAnsi="Arial" w:cs="Arial"/>
          <w:b w:val="0"/>
          <w:i w:val="0"/>
          <w:sz w:val="20"/>
          <w:szCs w:val="20"/>
        </w:rPr>
        <w:t xml:space="preserve">Any failure by </w:t>
      </w:r>
      <w:r w:rsidRPr="00857124" w:rsidR="00E87C65">
        <w:rPr>
          <w:rFonts w:ascii="Arial" w:hAnsi="Arial" w:cs="Arial"/>
          <w:b w:val="0"/>
          <w:i w:val="0"/>
          <w:sz w:val="20"/>
          <w:szCs w:val="20"/>
        </w:rPr>
        <w:t>a Party</w:t>
      </w:r>
      <w:r w:rsidRPr="00857124" w:rsidR="008B6151">
        <w:rPr>
          <w:rFonts w:ascii="Arial" w:hAnsi="Arial" w:cs="Arial"/>
          <w:b w:val="0"/>
          <w:i w:val="0"/>
          <w:sz w:val="20"/>
          <w:szCs w:val="20"/>
        </w:rPr>
        <w:t xml:space="preserve"> to enforce any clause of this Agreement, or any forbearance, delay or indulgence granted by </w:t>
      </w:r>
      <w:r w:rsidRPr="00857124" w:rsidR="00E87C65">
        <w:rPr>
          <w:rFonts w:ascii="Arial" w:hAnsi="Arial" w:cs="Arial"/>
          <w:b w:val="0"/>
          <w:i w:val="0"/>
          <w:sz w:val="20"/>
          <w:szCs w:val="20"/>
        </w:rPr>
        <w:t>a Party to another Party</w:t>
      </w:r>
      <w:r w:rsidRPr="00857124" w:rsidR="008B6151">
        <w:rPr>
          <w:rFonts w:ascii="Arial" w:hAnsi="Arial" w:cs="Arial"/>
          <w:b w:val="0"/>
          <w:i w:val="0"/>
          <w:sz w:val="20"/>
          <w:szCs w:val="20"/>
        </w:rPr>
        <w:t xml:space="preserve"> will not be construed as a waiver of the </w:t>
      </w:r>
      <w:r w:rsidRPr="00857124" w:rsidR="00E87C65">
        <w:rPr>
          <w:rFonts w:ascii="Arial" w:hAnsi="Arial" w:cs="Arial"/>
          <w:b w:val="0"/>
          <w:i w:val="0"/>
          <w:sz w:val="20"/>
          <w:szCs w:val="20"/>
        </w:rPr>
        <w:t>first-mentioned Party’s</w:t>
      </w:r>
      <w:r w:rsidRPr="00857124" w:rsidR="008B6151">
        <w:rPr>
          <w:rFonts w:ascii="Arial" w:hAnsi="Arial" w:cs="Arial"/>
          <w:b w:val="0"/>
          <w:i w:val="0"/>
          <w:sz w:val="20"/>
          <w:szCs w:val="20"/>
        </w:rPr>
        <w:t xml:space="preserve"> rights under this Agreement.</w:t>
      </w:r>
      <w:r w:rsidRPr="00857124" w:rsidR="00E81A56">
        <w:rPr>
          <w:rFonts w:ascii="Arial" w:hAnsi="Arial" w:cs="Arial"/>
          <w:b w:val="0"/>
          <w:i w:val="0"/>
          <w:sz w:val="20"/>
          <w:szCs w:val="20"/>
        </w:rPr>
        <w:t xml:space="preserve"> </w:t>
      </w:r>
      <w:r w:rsidRPr="00857124" w:rsidR="008B6151">
        <w:rPr>
          <w:rFonts w:ascii="Arial" w:hAnsi="Arial" w:cs="Arial"/>
          <w:b w:val="0"/>
          <w:i w:val="0"/>
          <w:sz w:val="20"/>
          <w:szCs w:val="20"/>
        </w:rPr>
        <w:t xml:space="preserve">No right </w:t>
      </w:r>
      <w:r w:rsidRPr="00857124" w:rsidR="00EF4285">
        <w:rPr>
          <w:rFonts w:ascii="Arial" w:hAnsi="Arial" w:cs="Arial"/>
          <w:b w:val="0"/>
          <w:i w:val="0"/>
          <w:sz w:val="20"/>
          <w:szCs w:val="20"/>
        </w:rPr>
        <w:t xml:space="preserve">of any Party </w:t>
      </w:r>
      <w:r w:rsidRPr="00857124" w:rsidR="008B6151">
        <w:rPr>
          <w:rFonts w:ascii="Arial" w:hAnsi="Arial" w:cs="Arial"/>
          <w:b w:val="0"/>
          <w:i w:val="0"/>
          <w:sz w:val="20"/>
          <w:szCs w:val="20"/>
        </w:rPr>
        <w:t xml:space="preserve">under this Agreement shall be deemed to be waived except by notice in writing signed by </w:t>
      </w:r>
      <w:r w:rsidRPr="00857124" w:rsidR="00EF4285">
        <w:rPr>
          <w:rFonts w:ascii="Arial" w:hAnsi="Arial" w:cs="Arial"/>
          <w:b w:val="0"/>
          <w:i w:val="0"/>
          <w:sz w:val="20"/>
          <w:szCs w:val="20"/>
        </w:rPr>
        <w:t>that</w:t>
      </w:r>
      <w:r w:rsidRPr="00857124" w:rsidR="00E87C65">
        <w:rPr>
          <w:rFonts w:ascii="Arial" w:hAnsi="Arial" w:cs="Arial"/>
          <w:b w:val="0"/>
          <w:i w:val="0"/>
          <w:sz w:val="20"/>
          <w:szCs w:val="20"/>
        </w:rPr>
        <w:t xml:space="preserve"> Party</w:t>
      </w:r>
      <w:r w:rsidRPr="00857124" w:rsidR="008B6151">
        <w:rPr>
          <w:rFonts w:ascii="Arial" w:hAnsi="Arial" w:cs="Arial"/>
          <w:b w:val="0"/>
          <w:i w:val="0"/>
          <w:sz w:val="20"/>
          <w:szCs w:val="20"/>
        </w:rPr>
        <w:t>.</w:t>
      </w:r>
      <w:r w:rsidRPr="00857124" w:rsidR="00E81A56">
        <w:rPr>
          <w:rFonts w:ascii="Arial" w:hAnsi="Arial" w:cs="Arial"/>
          <w:b w:val="0"/>
          <w:i w:val="0"/>
          <w:sz w:val="20"/>
          <w:szCs w:val="20"/>
        </w:rPr>
        <w:t xml:space="preserve"> </w:t>
      </w:r>
      <w:r w:rsidRPr="00857124" w:rsidR="008B6151">
        <w:rPr>
          <w:rFonts w:ascii="Arial" w:hAnsi="Arial" w:cs="Arial"/>
          <w:b w:val="0"/>
          <w:i w:val="0"/>
          <w:sz w:val="20"/>
          <w:szCs w:val="20"/>
        </w:rPr>
        <w:t xml:space="preserve">A waiver made by </w:t>
      </w:r>
      <w:r w:rsidRPr="00857124" w:rsidR="00E87C65">
        <w:rPr>
          <w:rFonts w:ascii="Arial" w:hAnsi="Arial" w:cs="Arial"/>
          <w:b w:val="0"/>
          <w:i w:val="0"/>
          <w:sz w:val="20"/>
          <w:szCs w:val="20"/>
        </w:rPr>
        <w:t>a Party</w:t>
      </w:r>
      <w:r w:rsidRPr="00857124" w:rsidR="008B6151">
        <w:rPr>
          <w:rFonts w:ascii="Arial" w:hAnsi="Arial" w:cs="Arial"/>
          <w:b w:val="0"/>
          <w:i w:val="0"/>
          <w:sz w:val="20"/>
          <w:szCs w:val="20"/>
        </w:rPr>
        <w:t xml:space="preserve"> </w:t>
      </w:r>
      <w:r w:rsidRPr="00857124" w:rsidR="00E81A56">
        <w:rPr>
          <w:rFonts w:ascii="Arial" w:hAnsi="Arial" w:cs="Arial"/>
          <w:b w:val="0"/>
          <w:i w:val="0"/>
          <w:sz w:val="20"/>
          <w:szCs w:val="20"/>
        </w:rPr>
        <w:t xml:space="preserve">as aforesaid </w:t>
      </w:r>
      <w:r w:rsidRPr="00857124" w:rsidR="008B6151">
        <w:rPr>
          <w:rFonts w:ascii="Arial" w:hAnsi="Arial" w:cs="Arial"/>
          <w:b w:val="0"/>
          <w:i w:val="0"/>
          <w:sz w:val="20"/>
          <w:szCs w:val="20"/>
        </w:rPr>
        <w:t>will not prejudice its rights in respect of any subsequent breach of this Agreement by the</w:t>
      </w:r>
      <w:r w:rsidRPr="00857124" w:rsidR="00E87C65">
        <w:rPr>
          <w:rFonts w:ascii="Arial" w:hAnsi="Arial" w:cs="Arial"/>
          <w:b w:val="0"/>
          <w:i w:val="0"/>
          <w:sz w:val="20"/>
          <w:szCs w:val="20"/>
        </w:rPr>
        <w:t xml:space="preserve"> other Party</w:t>
      </w:r>
      <w:r w:rsidRPr="00857124" w:rsidR="008B6151">
        <w:rPr>
          <w:rFonts w:ascii="Arial" w:hAnsi="Arial" w:cs="Arial"/>
          <w:b w:val="0"/>
          <w:i w:val="0"/>
          <w:sz w:val="20"/>
          <w:szCs w:val="20"/>
        </w:rPr>
        <w:t>.</w:t>
      </w:r>
      <w:r w:rsidRPr="00857124" w:rsidR="00E81A56">
        <w:rPr>
          <w:rFonts w:ascii="Arial" w:hAnsi="Arial" w:cs="Arial"/>
          <w:b w:val="0"/>
          <w:i w:val="0"/>
          <w:sz w:val="20"/>
          <w:szCs w:val="20"/>
        </w:rPr>
        <w:t xml:space="preserve"> </w:t>
      </w:r>
      <w:r w:rsidRPr="00857124" w:rsidR="008B6151">
        <w:rPr>
          <w:rFonts w:ascii="Arial" w:hAnsi="Arial" w:cs="Arial"/>
          <w:b w:val="0"/>
          <w:i w:val="0"/>
          <w:sz w:val="20"/>
          <w:szCs w:val="20"/>
        </w:rPr>
        <w:t xml:space="preserve">Any express statement of the right of </w:t>
      </w:r>
      <w:r w:rsidRPr="00857124" w:rsidR="00E87C65">
        <w:rPr>
          <w:rFonts w:ascii="Arial" w:hAnsi="Arial" w:cs="Arial"/>
          <w:b w:val="0"/>
          <w:i w:val="0"/>
          <w:sz w:val="20"/>
          <w:szCs w:val="20"/>
        </w:rPr>
        <w:t>a Party</w:t>
      </w:r>
      <w:r w:rsidRPr="00857124" w:rsidR="008B6151">
        <w:rPr>
          <w:rFonts w:ascii="Arial" w:hAnsi="Arial" w:cs="Arial"/>
          <w:b w:val="0"/>
          <w:i w:val="0"/>
          <w:sz w:val="20"/>
          <w:szCs w:val="20"/>
        </w:rPr>
        <w:t xml:space="preserve"> under this Agreement is without prejudice to any other right of </w:t>
      </w:r>
      <w:r w:rsidRPr="00857124" w:rsidR="00E87C65">
        <w:rPr>
          <w:rFonts w:ascii="Arial" w:hAnsi="Arial" w:cs="Arial"/>
          <w:b w:val="0"/>
          <w:i w:val="0"/>
          <w:sz w:val="20"/>
          <w:szCs w:val="20"/>
        </w:rPr>
        <w:t>such Party</w:t>
      </w:r>
      <w:r w:rsidRPr="00857124" w:rsidR="008B6151">
        <w:rPr>
          <w:rFonts w:ascii="Arial" w:hAnsi="Arial" w:cs="Arial"/>
          <w:b w:val="0"/>
          <w:i w:val="0"/>
          <w:sz w:val="20"/>
          <w:szCs w:val="20"/>
        </w:rPr>
        <w:t xml:space="preserve"> expressly stated in this Agreement or existing at law.</w:t>
      </w:r>
    </w:p>
    <w:p w:rsidRPr="00857124" w:rsidR="00E81A56" w:rsidP="00E87C65" w:rsidRDefault="00E81A56" w14:paraId="68F87421" w14:textId="77777777">
      <w:pPr>
        <w:rPr>
          <w:rFonts w:cs="Arial"/>
          <w:sz w:val="20"/>
          <w:szCs w:val="20"/>
        </w:rPr>
      </w:pPr>
    </w:p>
    <w:p w:rsidRPr="00857124" w:rsidR="008B6151" w:rsidP="00E97ADB" w:rsidRDefault="00457474" w14:paraId="09BF0C3B" w14:textId="48A18C45">
      <w:pPr>
        <w:pStyle w:val="Style7"/>
        <w:widowControl/>
        <w:numPr>
          <w:ilvl w:val="0"/>
          <w:numId w:val="6"/>
        </w:numPr>
        <w:tabs>
          <w:tab w:val="left" w:pos="720"/>
        </w:tabs>
        <w:ind w:hanging="1080"/>
        <w:jc w:val="both"/>
        <w:rPr>
          <w:rFonts w:cs="Arial"/>
          <w:sz w:val="20"/>
          <w:szCs w:val="20"/>
        </w:rPr>
      </w:pPr>
      <w:bookmarkStart w:name="_Toc466983248" w:id="35"/>
      <w:r w:rsidRPr="00DD0165">
        <w:rPr>
          <w:rFonts w:cs="Arial"/>
          <w:b/>
          <w:sz w:val="20"/>
          <w:szCs w:val="20"/>
        </w:rPr>
        <w:t>VARIATION</w:t>
      </w:r>
      <w:bookmarkEnd w:id="35"/>
      <w:r w:rsidRPr="00857124" w:rsidR="00E87C65">
        <w:rPr>
          <w:rFonts w:cs="Arial"/>
          <w:sz w:val="20"/>
          <w:szCs w:val="20"/>
        </w:rPr>
        <w:t xml:space="preserve"> </w:t>
      </w:r>
    </w:p>
    <w:p w:rsidRPr="00857124" w:rsidR="008B6151" w:rsidP="00FE1A98" w:rsidRDefault="008B6151" w14:paraId="0144FB85" w14:textId="77777777">
      <w:pPr>
        <w:pStyle w:val="Heading1"/>
        <w:ind w:left="720"/>
        <w:jc w:val="both"/>
        <w:rPr>
          <w:rFonts w:cs="Arial"/>
          <w:b w:val="0"/>
        </w:rPr>
      </w:pPr>
    </w:p>
    <w:p w:rsidRPr="00857124" w:rsidR="008B6151" w:rsidP="0043063F" w:rsidRDefault="0043063F" w14:paraId="4E71C6C0" w14:textId="63B321CF">
      <w:pPr>
        <w:pStyle w:val="Heading2"/>
        <w:spacing w:before="0" w:after="0"/>
        <w:ind w:left="720" w:hanging="720"/>
        <w:jc w:val="both"/>
        <w:rPr>
          <w:rFonts w:ascii="Arial" w:hAnsi="Arial" w:cs="Arial"/>
          <w:b w:val="0"/>
          <w:i w:val="0"/>
          <w:sz w:val="20"/>
          <w:szCs w:val="20"/>
        </w:rPr>
      </w:pPr>
      <w:r>
        <w:rPr>
          <w:rFonts w:ascii="Arial" w:hAnsi="Arial" w:cs="Arial"/>
          <w:b w:val="0"/>
          <w:i w:val="0"/>
          <w:sz w:val="20"/>
          <w:szCs w:val="20"/>
        </w:rPr>
        <w:t>21.1</w:t>
      </w:r>
      <w:r>
        <w:rPr>
          <w:rFonts w:ascii="Arial" w:hAnsi="Arial" w:cs="Arial"/>
          <w:b w:val="0"/>
          <w:i w:val="0"/>
          <w:sz w:val="20"/>
          <w:szCs w:val="20"/>
        </w:rPr>
        <w:tab/>
      </w:r>
      <w:r w:rsidR="000507C4">
        <w:rPr>
          <w:rFonts w:ascii="Arial" w:hAnsi="Arial" w:cs="Arial"/>
          <w:b w:val="0"/>
          <w:i w:val="0"/>
          <w:sz w:val="20"/>
          <w:szCs w:val="20"/>
        </w:rPr>
        <w:t>S</w:t>
      </w:r>
      <w:r w:rsidR="000D4256">
        <w:rPr>
          <w:rFonts w:ascii="Arial" w:hAnsi="Arial" w:cs="Arial"/>
          <w:b w:val="0"/>
          <w:i w:val="0"/>
          <w:sz w:val="20"/>
          <w:szCs w:val="20"/>
        </w:rPr>
        <w:t>ave as provided in</w:t>
      </w:r>
      <w:r w:rsidR="000507C4">
        <w:rPr>
          <w:rFonts w:ascii="Arial" w:hAnsi="Arial" w:cs="Arial"/>
          <w:b w:val="0"/>
          <w:i w:val="0"/>
          <w:sz w:val="20"/>
          <w:szCs w:val="20"/>
        </w:rPr>
        <w:t xml:space="preserve"> </w:t>
      </w:r>
      <w:r w:rsidR="005A0358">
        <w:rPr>
          <w:rFonts w:ascii="Arial" w:hAnsi="Arial" w:cs="Arial"/>
          <w:b w:val="0"/>
          <w:i w:val="0"/>
          <w:sz w:val="20"/>
          <w:szCs w:val="20"/>
        </w:rPr>
        <w:t>Clause</w:t>
      </w:r>
      <w:r w:rsidR="000507C4">
        <w:rPr>
          <w:rFonts w:ascii="Arial" w:hAnsi="Arial" w:cs="Arial"/>
          <w:b w:val="0"/>
          <w:i w:val="0"/>
          <w:sz w:val="20"/>
          <w:szCs w:val="20"/>
        </w:rPr>
        <w:t xml:space="preserve"> 17.1, t</w:t>
      </w:r>
      <w:r w:rsidRPr="00857124" w:rsidR="008B6151">
        <w:rPr>
          <w:rFonts w:ascii="Arial" w:hAnsi="Arial" w:cs="Arial"/>
          <w:b w:val="0"/>
          <w:i w:val="0"/>
          <w:sz w:val="20"/>
          <w:szCs w:val="20"/>
        </w:rPr>
        <w:t xml:space="preserve">he provisions of this Agreement will not be varied, except by agreement in writing signed by the Parties. </w:t>
      </w:r>
      <w:r w:rsidRPr="00857124" w:rsidR="00A53BF1">
        <w:rPr>
          <w:rFonts w:ascii="Arial" w:hAnsi="Arial" w:eastAsia="Times New Roman" w:cs="Arial"/>
          <w:b w:val="0"/>
          <w:i w:val="0"/>
          <w:sz w:val="20"/>
          <w:szCs w:val="20"/>
        </w:rPr>
        <w:t>A variation made in accordance with this Clause shall not require consideration for the variation to be binding and enforceable.</w:t>
      </w:r>
    </w:p>
    <w:p w:rsidR="008B6151" w:rsidP="00405217" w:rsidRDefault="008B6151" w14:paraId="68C5B8A6" w14:textId="77777777">
      <w:pPr>
        <w:pStyle w:val="Heading2"/>
        <w:spacing w:before="0" w:after="0"/>
        <w:ind w:left="720" w:hanging="720"/>
        <w:jc w:val="both"/>
        <w:rPr>
          <w:rFonts w:ascii="Arial" w:hAnsi="Arial" w:cs="Arial"/>
          <w:b w:val="0"/>
          <w:i w:val="0"/>
          <w:sz w:val="20"/>
          <w:szCs w:val="20"/>
        </w:rPr>
      </w:pPr>
    </w:p>
    <w:p w:rsidR="0043063F" w:rsidP="00EA3B36" w:rsidRDefault="0043063F" w14:paraId="1963BB4F" w14:textId="1E2A04ED">
      <w:pPr>
        <w:ind w:left="720" w:hanging="720"/>
        <w:jc w:val="both"/>
      </w:pPr>
      <w:r>
        <w:rPr>
          <w:rFonts w:eastAsia="Times New Roman" w:cs="Arial"/>
          <w:sz w:val="20"/>
          <w:szCs w:val="20"/>
          <w:lang w:val="en-US" w:eastAsia="en-US"/>
        </w:rPr>
        <w:t>21.2</w:t>
      </w:r>
      <w:r>
        <w:rPr>
          <w:rFonts w:eastAsia="Times New Roman" w:cs="Arial"/>
          <w:sz w:val="20"/>
          <w:szCs w:val="20"/>
          <w:lang w:val="en-US" w:eastAsia="en-US"/>
        </w:rPr>
        <w:tab/>
      </w:r>
      <w:r>
        <w:rPr>
          <w:rFonts w:eastAsia="Times New Roman" w:cs="Arial"/>
          <w:sz w:val="20"/>
          <w:szCs w:val="20"/>
          <w:lang w:val="en-US" w:eastAsia="en-US"/>
        </w:rPr>
        <w:t xml:space="preserve">The Parties further agree that </w:t>
      </w:r>
      <w:r w:rsidRPr="006A7A6F">
        <w:rPr>
          <w:rFonts w:eastAsia="Times New Roman" w:cs="Arial"/>
          <w:b/>
          <w:sz w:val="20"/>
          <w:szCs w:val="20"/>
          <w:lang w:val="en-US" w:eastAsia="en-US"/>
        </w:rPr>
        <w:t>Schedule 1</w:t>
      </w:r>
      <w:r w:rsidRPr="006A7A6F">
        <w:rPr>
          <w:rFonts w:eastAsia="Times New Roman" w:cs="Arial"/>
          <w:sz w:val="20"/>
          <w:szCs w:val="20"/>
          <w:lang w:val="en-US" w:eastAsia="en-US"/>
        </w:rPr>
        <w:t xml:space="preserve"> may be revised and amended from time to time by mutual agreement in writing by the Parties by adding to this Agreement a substitute </w:t>
      </w:r>
      <w:r w:rsidRPr="006A7A6F">
        <w:rPr>
          <w:rFonts w:eastAsia="Times New Roman" w:cs="Arial"/>
          <w:b/>
          <w:sz w:val="20"/>
          <w:szCs w:val="20"/>
          <w:lang w:val="en-US" w:eastAsia="en-US"/>
        </w:rPr>
        <w:t>Schedule 1</w:t>
      </w:r>
      <w:r w:rsidRPr="006A7A6F">
        <w:rPr>
          <w:rFonts w:eastAsia="Times New Roman" w:cs="Arial"/>
          <w:sz w:val="20"/>
          <w:szCs w:val="20"/>
          <w:lang w:val="en-US" w:eastAsia="en-US"/>
        </w:rPr>
        <w:t xml:space="preserve"> signed by the Parties. Each substitute </w:t>
      </w:r>
      <w:r w:rsidRPr="006A7A6F">
        <w:rPr>
          <w:rFonts w:eastAsia="Times New Roman" w:cs="Arial"/>
          <w:b/>
          <w:sz w:val="20"/>
          <w:szCs w:val="20"/>
          <w:lang w:val="en-US" w:eastAsia="en-US"/>
        </w:rPr>
        <w:t>Schedule 1</w:t>
      </w:r>
      <w:r w:rsidRPr="006A7A6F">
        <w:rPr>
          <w:rFonts w:eastAsia="Times New Roman" w:cs="Arial"/>
          <w:sz w:val="20"/>
          <w:szCs w:val="20"/>
          <w:lang w:val="en-US" w:eastAsia="en-US"/>
        </w:rPr>
        <w:t xml:space="preserve"> shall be effective as at the date stipulated therein.</w:t>
      </w:r>
    </w:p>
    <w:p w:rsidRPr="0043063F" w:rsidR="0043063F" w:rsidP="0043063F" w:rsidRDefault="0043063F" w14:paraId="221589F6" w14:textId="77777777"/>
    <w:p w:rsidRPr="00857124" w:rsidR="008B6151" w:rsidP="00E97ADB" w:rsidRDefault="00E87C65" w14:paraId="0449A4E1" w14:textId="77777777">
      <w:pPr>
        <w:pStyle w:val="Style7"/>
        <w:widowControl/>
        <w:numPr>
          <w:ilvl w:val="0"/>
          <w:numId w:val="6"/>
        </w:numPr>
        <w:tabs>
          <w:tab w:val="left" w:pos="720"/>
        </w:tabs>
        <w:ind w:hanging="1080"/>
        <w:jc w:val="both"/>
        <w:rPr>
          <w:rFonts w:cs="Arial"/>
          <w:b/>
          <w:sz w:val="20"/>
          <w:szCs w:val="20"/>
        </w:rPr>
      </w:pPr>
      <w:bookmarkStart w:name="_Toc466983251" w:id="36"/>
      <w:proofErr w:type="spellStart"/>
      <w:r w:rsidRPr="00857124">
        <w:rPr>
          <w:rFonts w:cs="Arial"/>
          <w:b/>
          <w:sz w:val="20"/>
          <w:szCs w:val="20"/>
        </w:rPr>
        <w:t>SEVERABILITY</w:t>
      </w:r>
      <w:bookmarkEnd w:id="36"/>
      <w:proofErr w:type="spellEnd"/>
      <w:r w:rsidRPr="00857124">
        <w:rPr>
          <w:rFonts w:cs="Arial"/>
          <w:b/>
          <w:sz w:val="20"/>
          <w:szCs w:val="20"/>
        </w:rPr>
        <w:t xml:space="preserve"> </w:t>
      </w:r>
    </w:p>
    <w:p w:rsidRPr="00857124" w:rsidR="008B6151" w:rsidP="00FE1A98" w:rsidRDefault="008B6151" w14:paraId="184706C9" w14:textId="77777777">
      <w:pPr>
        <w:pStyle w:val="Heading1"/>
        <w:ind w:left="720"/>
        <w:jc w:val="both"/>
        <w:rPr>
          <w:rFonts w:cs="Arial"/>
          <w:b w:val="0"/>
        </w:rPr>
      </w:pPr>
    </w:p>
    <w:p w:rsidRPr="00857124" w:rsidR="00241053" w:rsidP="00405217" w:rsidRDefault="00E81A56" w14:paraId="1227B31F" w14:textId="77777777">
      <w:pPr>
        <w:ind w:left="720"/>
        <w:jc w:val="both"/>
        <w:rPr>
          <w:rFonts w:cs="Arial"/>
          <w:w w:val="0"/>
          <w:sz w:val="20"/>
          <w:szCs w:val="20"/>
        </w:rPr>
      </w:pPr>
      <w:r w:rsidRPr="00857124">
        <w:rPr>
          <w:rFonts w:cs="Arial"/>
          <w:w w:val="0"/>
          <w:sz w:val="20"/>
          <w:szCs w:val="20"/>
        </w:rPr>
        <w:t>If any term or provision of this Agreement shall be held to be invalid, illegal or unenforceable, the remaining terms and provisions of this Agreement shall remain in force and effect and such invalid, illegal or unenforceable term or provision shall be deemed not to be part of this Agreement.</w:t>
      </w:r>
    </w:p>
    <w:p w:rsidRPr="00857124" w:rsidR="00E87C65" w:rsidP="00405217" w:rsidRDefault="00E87C65" w14:paraId="4ECF5104" w14:textId="77777777">
      <w:pPr>
        <w:ind w:left="720"/>
        <w:jc w:val="both"/>
        <w:rPr>
          <w:rFonts w:cs="Arial"/>
          <w:sz w:val="20"/>
          <w:szCs w:val="20"/>
        </w:rPr>
      </w:pPr>
    </w:p>
    <w:p w:rsidRPr="00857124" w:rsidR="008B6151" w:rsidP="00E97ADB" w:rsidRDefault="00E87C65" w14:paraId="0263D44F" w14:textId="77777777">
      <w:pPr>
        <w:pStyle w:val="Style7"/>
        <w:widowControl/>
        <w:numPr>
          <w:ilvl w:val="0"/>
          <w:numId w:val="6"/>
        </w:numPr>
        <w:tabs>
          <w:tab w:val="left" w:pos="720"/>
        </w:tabs>
        <w:ind w:hanging="1080"/>
        <w:jc w:val="both"/>
        <w:rPr>
          <w:rFonts w:cs="Arial"/>
          <w:b/>
          <w:sz w:val="20"/>
          <w:szCs w:val="20"/>
        </w:rPr>
      </w:pPr>
      <w:bookmarkStart w:name="_Toc466983252" w:id="37"/>
      <w:r w:rsidRPr="00857124">
        <w:rPr>
          <w:rFonts w:cs="Arial"/>
          <w:b/>
          <w:sz w:val="20"/>
          <w:szCs w:val="20"/>
        </w:rPr>
        <w:t>ASSIGNMENT</w:t>
      </w:r>
      <w:bookmarkEnd w:id="37"/>
      <w:r w:rsidRPr="00857124">
        <w:rPr>
          <w:rFonts w:cs="Arial"/>
          <w:b/>
          <w:sz w:val="20"/>
          <w:szCs w:val="20"/>
        </w:rPr>
        <w:t xml:space="preserve"> </w:t>
      </w:r>
    </w:p>
    <w:p w:rsidRPr="00857124" w:rsidR="008B6151" w:rsidP="00FE1A98" w:rsidRDefault="008B6151" w14:paraId="4AD4839C" w14:textId="77777777">
      <w:pPr>
        <w:pStyle w:val="Heading2"/>
        <w:spacing w:before="0" w:after="0"/>
        <w:ind w:left="720"/>
        <w:jc w:val="both"/>
        <w:rPr>
          <w:rFonts w:ascii="Arial" w:hAnsi="Arial" w:cs="Arial"/>
          <w:b w:val="0"/>
          <w:i w:val="0"/>
          <w:sz w:val="20"/>
          <w:szCs w:val="20"/>
        </w:rPr>
      </w:pPr>
    </w:p>
    <w:p w:rsidRPr="00857124" w:rsidR="009B52C5" w:rsidP="0066670A" w:rsidRDefault="009B52C5" w14:paraId="55C9D841" w14:textId="77777777">
      <w:pPr>
        <w:pStyle w:val="Style6"/>
        <w:widowControl/>
        <w:tabs>
          <w:tab w:val="left" w:pos="658"/>
        </w:tabs>
        <w:spacing w:line="240" w:lineRule="auto"/>
        <w:ind w:left="720" w:firstLine="0"/>
        <w:rPr>
          <w:rStyle w:val="FontStyle14"/>
          <w:sz w:val="20"/>
          <w:szCs w:val="20"/>
          <w:lang w:eastAsia="en-US"/>
        </w:rPr>
      </w:pPr>
      <w:r w:rsidRPr="00857124">
        <w:rPr>
          <w:rStyle w:val="FontStyle14"/>
          <w:sz w:val="20"/>
          <w:szCs w:val="20"/>
          <w:lang w:eastAsia="en-US"/>
        </w:rPr>
        <w:t xml:space="preserve">No Party shall </w:t>
      </w:r>
      <w:r w:rsidRPr="00857124">
        <w:rPr>
          <w:rFonts w:cs="Arial"/>
          <w:sz w:val="20"/>
          <w:szCs w:val="20"/>
        </w:rPr>
        <w:t xml:space="preserve">assign, sub-contract, transfer, charge, encumber or otherwise deal with the whole or any part of this Agreement </w:t>
      </w:r>
      <w:r w:rsidRPr="00857124">
        <w:rPr>
          <w:rStyle w:val="FontStyle14"/>
          <w:sz w:val="20"/>
          <w:szCs w:val="20"/>
          <w:lang w:eastAsia="en-US"/>
        </w:rPr>
        <w:t>or otherwise transfer its rights or obligations, or any part thereof, under this Agreement without the prior written consent of the other Party.</w:t>
      </w:r>
    </w:p>
    <w:p w:rsidRPr="00857124" w:rsidR="00ED006F" w:rsidP="00FE1A98" w:rsidRDefault="00ED006F" w14:paraId="3B7A2BA0" w14:textId="77777777">
      <w:pPr>
        <w:pStyle w:val="Style6"/>
        <w:widowControl/>
        <w:tabs>
          <w:tab w:val="left" w:pos="658"/>
        </w:tabs>
        <w:spacing w:line="240" w:lineRule="auto"/>
        <w:ind w:firstLine="0"/>
        <w:rPr>
          <w:rStyle w:val="FontStyle14"/>
          <w:sz w:val="20"/>
          <w:szCs w:val="20"/>
          <w:lang w:eastAsia="en-US"/>
        </w:rPr>
      </w:pPr>
    </w:p>
    <w:p w:rsidRPr="00857124" w:rsidR="00E42DC3" w:rsidP="00E97ADB" w:rsidRDefault="00E42DC3" w14:paraId="601ED355" w14:textId="77777777">
      <w:pPr>
        <w:pStyle w:val="Style7"/>
        <w:widowControl/>
        <w:numPr>
          <w:ilvl w:val="0"/>
          <w:numId w:val="6"/>
        </w:numPr>
        <w:tabs>
          <w:tab w:val="left" w:pos="720"/>
        </w:tabs>
        <w:ind w:hanging="1080"/>
        <w:jc w:val="both"/>
        <w:rPr>
          <w:rFonts w:cs="Arial"/>
          <w:b/>
          <w:sz w:val="20"/>
          <w:szCs w:val="20"/>
        </w:rPr>
      </w:pPr>
      <w:r w:rsidRPr="00857124">
        <w:rPr>
          <w:rFonts w:cs="Arial"/>
          <w:b/>
          <w:sz w:val="20"/>
          <w:szCs w:val="20"/>
        </w:rPr>
        <w:t xml:space="preserve">RIGHTS OF THIRD PARTIES </w:t>
      </w:r>
    </w:p>
    <w:p w:rsidRPr="00857124" w:rsidR="00E42DC3" w:rsidP="00E42DC3" w:rsidRDefault="00E42DC3" w14:paraId="199E5386" w14:textId="77777777">
      <w:pPr>
        <w:pStyle w:val="Heading1"/>
        <w:ind w:left="720"/>
        <w:jc w:val="both"/>
        <w:rPr>
          <w:rFonts w:cs="Arial"/>
          <w:b w:val="0"/>
        </w:rPr>
      </w:pPr>
    </w:p>
    <w:p w:rsidRPr="00857124" w:rsidR="00E42DC3" w:rsidP="00E42DC3" w:rsidRDefault="00E42DC3" w14:paraId="69F707E1" w14:textId="47381565">
      <w:pPr>
        <w:pStyle w:val="Heading2"/>
        <w:spacing w:before="0" w:after="0"/>
        <w:ind w:left="720"/>
        <w:jc w:val="both"/>
        <w:rPr>
          <w:rFonts w:ascii="Arial" w:hAnsi="Arial" w:cs="Arial"/>
          <w:b w:val="0"/>
          <w:i w:val="0"/>
          <w:sz w:val="20"/>
          <w:szCs w:val="20"/>
        </w:rPr>
      </w:pPr>
      <w:r w:rsidRPr="00857124">
        <w:rPr>
          <w:rFonts w:ascii="Arial" w:hAnsi="Arial" w:cs="Arial"/>
          <w:b w:val="0"/>
          <w:i w:val="0"/>
          <w:sz w:val="20"/>
          <w:szCs w:val="20"/>
        </w:rPr>
        <w:t xml:space="preserve">Save for the rights of an Affiliate of the Institution and of the </w:t>
      </w:r>
      <w:proofErr w:type="spellStart"/>
      <w:r w:rsidRPr="00857124">
        <w:rPr>
          <w:rFonts w:ascii="Arial" w:hAnsi="Arial" w:cs="Arial"/>
          <w:b w:val="0"/>
          <w:i w:val="0"/>
          <w:sz w:val="20"/>
          <w:szCs w:val="20"/>
        </w:rPr>
        <w:t>Indemnitees</w:t>
      </w:r>
      <w:proofErr w:type="spellEnd"/>
      <w:r w:rsidRPr="00857124">
        <w:rPr>
          <w:rFonts w:ascii="Arial" w:hAnsi="Arial" w:cs="Arial"/>
          <w:b w:val="0"/>
          <w:i w:val="0"/>
          <w:sz w:val="20"/>
          <w:szCs w:val="20"/>
        </w:rPr>
        <w:t>, a person or entity who is not a Party to this Agreement shall have no right under the Contracts (Rights of Third Parties) Act 2001 or any other law to enforce any term of this Agreement, regardless of whether such person or entity has been identified by name, as a member of a class or as answering a particular description. For the avoidance of doubt, nothing in this Clause shall affect the rights of any permitted assignee or transferee of this Agreement.</w:t>
      </w:r>
    </w:p>
    <w:p w:rsidRPr="00857124" w:rsidR="00E42DC3" w:rsidP="00E42DC3" w:rsidRDefault="00E42DC3" w14:paraId="44F63887" w14:textId="77777777">
      <w:pPr>
        <w:rPr>
          <w:rFonts w:cs="Arial"/>
          <w:sz w:val="20"/>
          <w:szCs w:val="20"/>
        </w:rPr>
      </w:pPr>
    </w:p>
    <w:p w:rsidRPr="00857124" w:rsidR="008B6151" w:rsidP="00E97ADB" w:rsidRDefault="008B6151" w14:paraId="58E8762F"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GOVERNING LAW</w:t>
      </w:r>
    </w:p>
    <w:p w:rsidRPr="00857124" w:rsidR="008B6151" w:rsidP="00FE1A98" w:rsidRDefault="008B6151" w14:paraId="690AD9D7" w14:textId="77777777">
      <w:pPr>
        <w:pStyle w:val="Style7"/>
        <w:widowControl/>
        <w:tabs>
          <w:tab w:val="left" w:pos="682"/>
        </w:tabs>
        <w:jc w:val="both"/>
        <w:rPr>
          <w:rStyle w:val="FontStyle13"/>
          <w:sz w:val="20"/>
          <w:szCs w:val="20"/>
          <w:lang w:eastAsia="en-US"/>
        </w:rPr>
      </w:pPr>
    </w:p>
    <w:p w:rsidRPr="00857124" w:rsidR="008B6151" w:rsidP="0066670A" w:rsidRDefault="008B6151" w14:paraId="6053F51B" w14:textId="77777777">
      <w:pPr>
        <w:pStyle w:val="Style3"/>
        <w:widowControl/>
        <w:spacing w:line="240" w:lineRule="auto"/>
        <w:ind w:left="720"/>
        <w:rPr>
          <w:rStyle w:val="FontStyle14"/>
          <w:sz w:val="20"/>
          <w:szCs w:val="20"/>
          <w:lang w:eastAsia="en-US"/>
        </w:rPr>
      </w:pPr>
      <w:r w:rsidRPr="00857124">
        <w:rPr>
          <w:rStyle w:val="FontStyle14"/>
          <w:sz w:val="20"/>
          <w:szCs w:val="20"/>
          <w:lang w:eastAsia="en-US"/>
        </w:rPr>
        <w:t>The validity and interpretation of this Agreement and the legal relation of the Parties to it shall be governed by the laws of Singapore.</w:t>
      </w:r>
    </w:p>
    <w:p w:rsidRPr="00857124" w:rsidR="00E87C65" w:rsidP="00FE1A98" w:rsidRDefault="00E87C65" w14:paraId="0FEEEB26" w14:textId="77777777">
      <w:pPr>
        <w:pStyle w:val="Style3"/>
        <w:widowControl/>
        <w:spacing w:line="240" w:lineRule="auto"/>
        <w:ind w:left="682"/>
        <w:rPr>
          <w:rStyle w:val="FontStyle14"/>
          <w:sz w:val="20"/>
          <w:szCs w:val="20"/>
          <w:lang w:eastAsia="en-US"/>
        </w:rPr>
      </w:pPr>
    </w:p>
    <w:p w:rsidRPr="00857124" w:rsidR="00ED006F" w:rsidP="00E97ADB" w:rsidRDefault="00ED006F" w14:paraId="5BBFB837" w14:textId="77777777">
      <w:pPr>
        <w:pStyle w:val="Style7"/>
        <w:widowControl/>
        <w:numPr>
          <w:ilvl w:val="0"/>
          <w:numId w:val="6"/>
        </w:numPr>
        <w:tabs>
          <w:tab w:val="left" w:pos="720"/>
        </w:tabs>
        <w:ind w:hanging="1080"/>
        <w:jc w:val="both"/>
        <w:rPr>
          <w:rStyle w:val="FontStyle13"/>
          <w:sz w:val="20"/>
          <w:szCs w:val="20"/>
          <w:lang w:eastAsia="en-US"/>
        </w:rPr>
      </w:pPr>
      <w:r w:rsidRPr="00857124">
        <w:rPr>
          <w:rStyle w:val="FontStyle13"/>
          <w:sz w:val="20"/>
          <w:szCs w:val="20"/>
          <w:lang w:eastAsia="en-US"/>
        </w:rPr>
        <w:t>DISPUTE RESOLUTION</w:t>
      </w:r>
    </w:p>
    <w:p w:rsidRPr="00857124" w:rsidR="00ED006F" w:rsidP="00FE1A98" w:rsidRDefault="00ED006F" w14:paraId="650B04A6" w14:textId="77777777">
      <w:pPr>
        <w:pStyle w:val="Style7"/>
        <w:widowControl/>
        <w:tabs>
          <w:tab w:val="left" w:pos="658"/>
        </w:tabs>
        <w:jc w:val="both"/>
        <w:rPr>
          <w:rStyle w:val="FontStyle13"/>
          <w:sz w:val="20"/>
          <w:szCs w:val="20"/>
          <w:lang w:eastAsia="en-US"/>
        </w:rPr>
      </w:pPr>
    </w:p>
    <w:p w:rsidRPr="00857124" w:rsidR="008B6151" w:rsidP="00FE1A98" w:rsidRDefault="00E87C65" w14:paraId="72BE3901" w14:textId="77777777">
      <w:pPr>
        <w:pStyle w:val="NormalWeb"/>
        <w:shd w:val="clear" w:color="auto" w:fill="FFFFFF"/>
        <w:ind w:left="720" w:hanging="720"/>
        <w:jc w:val="both"/>
        <w:rPr>
          <w:rFonts w:ascii="Arial" w:hAnsi="Arial" w:cs="Arial"/>
          <w:color w:val="000000"/>
          <w:sz w:val="20"/>
          <w:szCs w:val="20"/>
        </w:rPr>
      </w:pPr>
      <w:r w:rsidRPr="00857124">
        <w:rPr>
          <w:rFonts w:ascii="Arial" w:hAnsi="Arial" w:cs="Arial"/>
          <w:color w:val="000000"/>
          <w:sz w:val="20"/>
          <w:szCs w:val="20"/>
        </w:rPr>
        <w:t>26.1</w:t>
      </w:r>
      <w:r w:rsidRPr="00857124">
        <w:rPr>
          <w:rFonts w:ascii="Arial" w:hAnsi="Arial" w:cs="Arial"/>
          <w:color w:val="000000"/>
          <w:sz w:val="20"/>
          <w:szCs w:val="20"/>
        </w:rPr>
        <w:tab/>
      </w:r>
      <w:r w:rsidRPr="00857124" w:rsidR="008B6151">
        <w:rPr>
          <w:rFonts w:ascii="Arial" w:hAnsi="Arial" w:cs="Arial"/>
          <w:color w:val="000000"/>
          <w:sz w:val="20"/>
          <w:szCs w:val="20"/>
        </w:rPr>
        <w:t xml:space="preserve">In the event of any dispute arising out of or in connection with or in relation to this Agreement, including any question regarding the existence, validity, termination, application or interpretation of this Agreement or any of its provisions the Parties shall use their best endeavours to settle the dispute informally by agreement between the Parties. The Parties shall always act in good faith and co-operate with each other to resolve any dispute. </w:t>
      </w:r>
    </w:p>
    <w:p w:rsidRPr="00857124" w:rsidR="008B6151" w:rsidP="00FE1A98" w:rsidRDefault="008B6151" w14:paraId="069DE05D" w14:textId="77777777">
      <w:pPr>
        <w:pStyle w:val="NormalWeb"/>
        <w:shd w:val="clear" w:color="auto" w:fill="FFFFFF"/>
        <w:ind w:hanging="720"/>
        <w:jc w:val="both"/>
        <w:rPr>
          <w:rFonts w:ascii="Arial" w:hAnsi="Arial" w:cs="Arial"/>
          <w:color w:val="000000"/>
          <w:sz w:val="20"/>
          <w:szCs w:val="20"/>
        </w:rPr>
      </w:pPr>
      <w:r w:rsidRPr="00857124">
        <w:rPr>
          <w:rFonts w:ascii="Arial" w:hAnsi="Arial" w:cs="Arial"/>
          <w:b/>
          <w:bCs/>
          <w:color w:val="000000"/>
          <w:sz w:val="20"/>
          <w:szCs w:val="20"/>
        </w:rPr>
        <w:t> </w:t>
      </w:r>
    </w:p>
    <w:p w:rsidRPr="00857124" w:rsidR="00ED006F" w:rsidP="00FE1A98" w:rsidRDefault="00E87C65" w14:paraId="71B51325" w14:textId="5CD4ED1F">
      <w:pPr>
        <w:pStyle w:val="Style2"/>
        <w:widowControl/>
        <w:spacing w:line="240" w:lineRule="auto"/>
        <w:ind w:left="720" w:hanging="720"/>
        <w:rPr>
          <w:rStyle w:val="FontStyle14"/>
          <w:sz w:val="20"/>
          <w:szCs w:val="20"/>
          <w:lang w:eastAsia="en-US"/>
        </w:rPr>
      </w:pPr>
      <w:r w:rsidRPr="00857124">
        <w:rPr>
          <w:rFonts w:cs="Arial"/>
          <w:color w:val="000000"/>
          <w:sz w:val="20"/>
          <w:szCs w:val="20"/>
        </w:rPr>
        <w:t>26.2</w:t>
      </w:r>
      <w:r w:rsidRPr="00857124">
        <w:rPr>
          <w:rFonts w:cs="Arial"/>
          <w:color w:val="000000"/>
          <w:sz w:val="20"/>
          <w:szCs w:val="20"/>
        </w:rPr>
        <w:tab/>
      </w:r>
      <w:r w:rsidRPr="00857124" w:rsidR="008B6151">
        <w:rPr>
          <w:rFonts w:cs="Arial"/>
          <w:color w:val="000000"/>
          <w:sz w:val="20"/>
          <w:szCs w:val="20"/>
        </w:rPr>
        <w:t xml:space="preserve">If the dispute is not settled informally in accordance with Clause </w:t>
      </w:r>
      <w:r w:rsidRPr="00857124">
        <w:rPr>
          <w:rFonts w:cs="Arial"/>
          <w:color w:val="000000"/>
          <w:sz w:val="20"/>
          <w:szCs w:val="20"/>
        </w:rPr>
        <w:t>26</w:t>
      </w:r>
      <w:r w:rsidRPr="00857124" w:rsidR="008B6151">
        <w:rPr>
          <w:rFonts w:cs="Arial"/>
          <w:color w:val="000000"/>
          <w:sz w:val="20"/>
          <w:szCs w:val="20"/>
        </w:rPr>
        <w:t>.1 within thirty (30) days of commencement of discussions by the Parties, such dispute shall be referred to and finally resolved by arbitration administered by the Singapore International Arbitration Centre (“</w:t>
      </w:r>
      <w:r w:rsidRPr="00857124" w:rsidR="008B6151">
        <w:rPr>
          <w:rFonts w:cs="Arial"/>
          <w:b/>
          <w:bCs/>
          <w:color w:val="000000"/>
          <w:sz w:val="20"/>
          <w:szCs w:val="20"/>
        </w:rPr>
        <w:t>SIAC</w:t>
      </w:r>
      <w:r w:rsidRPr="00857124" w:rsidR="008B6151">
        <w:rPr>
          <w:rFonts w:cs="Arial"/>
          <w:color w:val="000000"/>
          <w:sz w:val="20"/>
          <w:szCs w:val="20"/>
        </w:rPr>
        <w:t>”) in accordance with the Arbitration Rules of the SIAC (“</w:t>
      </w:r>
      <w:r w:rsidRPr="00857124" w:rsidR="008B6151">
        <w:rPr>
          <w:rFonts w:cs="Arial"/>
          <w:b/>
          <w:bCs/>
          <w:color w:val="000000"/>
          <w:sz w:val="20"/>
          <w:szCs w:val="20"/>
        </w:rPr>
        <w:t>SIAC Rules</w:t>
      </w:r>
      <w:r w:rsidRPr="00857124" w:rsidR="008B6151">
        <w:rPr>
          <w:rFonts w:cs="Arial"/>
          <w:color w:val="000000"/>
          <w:sz w:val="20"/>
          <w:szCs w:val="20"/>
        </w:rPr>
        <w:t xml:space="preserve">”) for the time being in force, which rules are deemed to </w:t>
      </w:r>
      <w:r w:rsidRPr="008A7C27" w:rsidR="008B6151">
        <w:rPr>
          <w:rFonts w:cs="Arial"/>
          <w:color w:val="000000"/>
          <w:sz w:val="20"/>
          <w:szCs w:val="20"/>
        </w:rPr>
        <w:t>be inc</w:t>
      </w:r>
      <w:r w:rsidRPr="008A7C27" w:rsidR="00596F7E">
        <w:rPr>
          <w:rFonts w:cs="Arial"/>
          <w:color w:val="000000"/>
          <w:sz w:val="20"/>
          <w:szCs w:val="20"/>
        </w:rPr>
        <w:t>orporated by reference in this C</w:t>
      </w:r>
      <w:r w:rsidRPr="008A7C27" w:rsidR="008B6151">
        <w:rPr>
          <w:rFonts w:cs="Arial"/>
          <w:color w:val="000000"/>
          <w:sz w:val="20"/>
          <w:szCs w:val="20"/>
        </w:rPr>
        <w:t>lause. The seat of the arbitration shall be Singapore. The Tribunal shall consist of one (1) arbitrator. The language of the arbitration shall be English. The Parties further agree that following the commencement of arbitration, they will attempt in good faith to resolve the dispute through mediation at the Singapore International Mediation Centre (“</w:t>
      </w:r>
      <w:r w:rsidRPr="008A7C27" w:rsidR="008B6151">
        <w:rPr>
          <w:rFonts w:cs="Arial"/>
          <w:b/>
          <w:bCs/>
          <w:color w:val="000000"/>
          <w:sz w:val="20"/>
          <w:szCs w:val="20"/>
        </w:rPr>
        <w:t>SIMC</w:t>
      </w:r>
      <w:r w:rsidRPr="008A7C27" w:rsidR="008B6151">
        <w:rPr>
          <w:rFonts w:cs="Arial"/>
          <w:color w:val="000000"/>
          <w:sz w:val="20"/>
          <w:szCs w:val="20"/>
        </w:rPr>
        <w:t>”), in accordance with the SIAC-SIMC Arb-Med-Arb Protocol for the time being in force. Any settlement reached in the course of the mediation shall be referred to the arbitral tribunal appointed by SIAC and may be made a consent award on agreed terms.</w:t>
      </w:r>
    </w:p>
    <w:p w:rsidRPr="00857124" w:rsidR="00E87C65" w:rsidP="00E87C65" w:rsidRDefault="00E87C65" w14:paraId="4AAC5798" w14:textId="77777777">
      <w:pPr>
        <w:pStyle w:val="Style7"/>
        <w:widowControl/>
        <w:tabs>
          <w:tab w:val="left" w:pos="720"/>
        </w:tabs>
        <w:ind w:left="1080"/>
        <w:jc w:val="both"/>
        <w:rPr>
          <w:rFonts w:cs="Arial"/>
          <w:b/>
          <w:sz w:val="20"/>
          <w:szCs w:val="20"/>
        </w:rPr>
      </w:pPr>
      <w:bookmarkStart w:name="_Toc466983255" w:id="38"/>
    </w:p>
    <w:p w:rsidRPr="00857124" w:rsidR="00FE1A98" w:rsidP="00E97ADB" w:rsidRDefault="00FE1A98" w14:paraId="50A94473" w14:textId="00530EC4">
      <w:pPr>
        <w:pStyle w:val="Style7"/>
        <w:widowControl/>
        <w:numPr>
          <w:ilvl w:val="0"/>
          <w:numId w:val="6"/>
        </w:numPr>
        <w:tabs>
          <w:tab w:val="left" w:pos="720"/>
        </w:tabs>
        <w:ind w:hanging="1080"/>
        <w:jc w:val="both"/>
        <w:rPr>
          <w:rFonts w:cs="Arial"/>
          <w:b/>
          <w:sz w:val="20"/>
          <w:szCs w:val="20"/>
        </w:rPr>
      </w:pPr>
      <w:commentRangeStart w:id="39"/>
      <w:r w:rsidRPr="00857124">
        <w:rPr>
          <w:rFonts w:cs="Arial"/>
          <w:b/>
          <w:sz w:val="20"/>
          <w:szCs w:val="20"/>
        </w:rPr>
        <w:t>COUNTERPARTS</w:t>
      </w:r>
      <w:bookmarkEnd w:id="38"/>
      <w:r w:rsidRPr="00857124">
        <w:rPr>
          <w:rFonts w:cs="Arial"/>
          <w:b/>
          <w:sz w:val="20"/>
          <w:szCs w:val="20"/>
        </w:rPr>
        <w:t xml:space="preserve"> </w:t>
      </w:r>
      <w:commentRangeEnd w:id="39"/>
      <w:r w:rsidRPr="00857124" w:rsidR="00123A66">
        <w:rPr>
          <w:rStyle w:val="CommentReference"/>
          <w:rFonts w:cs="Arial"/>
          <w:b/>
          <w:sz w:val="20"/>
          <w:szCs w:val="20"/>
        </w:rPr>
        <w:commentReference w:id="39"/>
      </w:r>
    </w:p>
    <w:p w:rsidRPr="00857124" w:rsidR="00ED006F" w:rsidP="00FE1A98" w:rsidRDefault="00ED006F" w14:paraId="4627369A" w14:textId="77777777">
      <w:pPr>
        <w:pStyle w:val="Style6"/>
        <w:widowControl/>
        <w:tabs>
          <w:tab w:val="left" w:pos="662"/>
        </w:tabs>
        <w:spacing w:line="240" w:lineRule="auto"/>
        <w:ind w:firstLine="0"/>
        <w:rPr>
          <w:rStyle w:val="FontStyle14"/>
          <w:sz w:val="20"/>
          <w:szCs w:val="20"/>
          <w:lang w:eastAsia="en-US"/>
        </w:rPr>
      </w:pPr>
    </w:p>
    <w:p w:rsidRPr="00857124" w:rsidR="005531DC" w:rsidP="002A007A" w:rsidRDefault="00B76F59" w14:paraId="76B66305" w14:textId="2F695E4C">
      <w:pPr>
        <w:pStyle w:val="Style6"/>
        <w:widowControl/>
        <w:tabs>
          <w:tab w:val="left" w:pos="662"/>
        </w:tabs>
        <w:spacing w:line="240" w:lineRule="auto"/>
        <w:ind w:left="662" w:firstLine="0"/>
        <w:rPr>
          <w:rStyle w:val="FontStyle14"/>
          <w:sz w:val="20"/>
          <w:szCs w:val="20"/>
          <w:lang w:eastAsia="en-US"/>
        </w:rPr>
      </w:pPr>
      <w:r w:rsidRPr="00166C40">
        <w:rPr>
          <w:rFonts w:eastAsia="Calibri" w:cs="Arial"/>
          <w:sz w:val="20"/>
          <w:szCs w:val="20"/>
        </w:rPr>
        <w:t xml:space="preserve">This Agreement may be executed in any number of counterparts by the duly authorised representatives of the Parties, each of which when so executed shall be deemed to be an original and all of which taken together shall constitute one and the same </w:t>
      </w:r>
      <w:r w:rsidRPr="00166C40" w:rsidR="006D0770">
        <w:rPr>
          <w:rFonts w:eastAsia="Calibri" w:cs="Arial"/>
          <w:sz w:val="20"/>
          <w:szCs w:val="20"/>
        </w:rPr>
        <w:t>instru</w:t>
      </w:r>
      <w:r w:rsidRPr="00166C40">
        <w:rPr>
          <w:rFonts w:eastAsia="Calibri" w:cs="Arial"/>
          <w:sz w:val="20"/>
          <w:szCs w:val="20"/>
        </w:rPr>
        <w:t>ment, provided that this Agreement shall be of no force and effect until the counterparts are exchanged. </w:t>
      </w:r>
      <w:r w:rsidRPr="001872DE">
        <w:rPr>
          <w:rFonts w:eastAsia="Calibri" w:cs="Arial"/>
          <w:sz w:val="20"/>
          <w:szCs w:val="20"/>
        </w:rPr>
        <w:t xml:space="preserve">The Parties agree that originally executed signature pages that are </w:t>
      </w:r>
      <w:r w:rsidRPr="001872DE" w:rsidR="00910ABA">
        <w:rPr>
          <w:rFonts w:eastAsia="Calibri" w:cs="Arial"/>
          <w:sz w:val="20"/>
          <w:szCs w:val="20"/>
        </w:rPr>
        <w:t>exchanged whether by facsimile or by email</w:t>
      </w:r>
      <w:r w:rsidRPr="001872DE">
        <w:rPr>
          <w:rFonts w:eastAsia="Calibri" w:cs="Arial"/>
          <w:sz w:val="20"/>
          <w:szCs w:val="20"/>
        </w:rPr>
        <w:t xml:space="preserve"> in portable document format (PDF) </w:t>
      </w:r>
      <w:r w:rsidRPr="001872DE" w:rsidR="00910ABA">
        <w:rPr>
          <w:rFonts w:eastAsia="Calibri" w:cs="Arial"/>
          <w:sz w:val="20"/>
          <w:szCs w:val="20"/>
        </w:rPr>
        <w:t xml:space="preserve">form (or other mutually agreeable document format), </w:t>
      </w:r>
      <w:r w:rsidRPr="001872DE">
        <w:rPr>
          <w:rFonts w:eastAsia="Calibri" w:cs="Arial"/>
          <w:sz w:val="20"/>
          <w:szCs w:val="20"/>
        </w:rPr>
        <w:t>shall be binding and effective for all purposes as if originally executed signature pages were physically delivered by the Parties.</w:t>
      </w:r>
    </w:p>
    <w:p w:rsidR="00683D4E" w:rsidP="00683D4E" w:rsidRDefault="00B70E1A" w14:paraId="3D4D0AD1" w14:textId="77777777">
      <w:pPr>
        <w:jc w:val="both"/>
        <w:rPr>
          <w:rStyle w:val="InitialStyle"/>
          <w:rFonts w:ascii="Arial" w:hAnsi="Arial" w:cs="Arial"/>
          <w:sz w:val="20"/>
          <w:szCs w:val="20"/>
        </w:rPr>
      </w:pPr>
      <w:r w:rsidRPr="00857124">
        <w:rPr>
          <w:rStyle w:val="InitialStyle"/>
          <w:rFonts w:ascii="Arial" w:hAnsi="Arial" w:cs="Arial"/>
          <w:b/>
          <w:sz w:val="20"/>
          <w:szCs w:val="20"/>
        </w:rPr>
        <w:br w:type="page"/>
      </w:r>
      <w:r w:rsidRPr="00683D4E" w:rsidR="00683D4E">
        <w:rPr>
          <w:rStyle w:val="InitialStyle"/>
          <w:rFonts w:ascii="Arial" w:hAnsi="Arial" w:cs="Arial"/>
          <w:b/>
          <w:sz w:val="20"/>
          <w:szCs w:val="20"/>
        </w:rPr>
        <w:t>IN WITNESS WHEREOF</w:t>
      </w:r>
      <w:r w:rsidRPr="00683D4E" w:rsidR="00683D4E">
        <w:rPr>
          <w:rStyle w:val="InitialStyle"/>
          <w:rFonts w:ascii="Arial" w:hAnsi="Arial" w:cs="Arial"/>
          <w:sz w:val="20"/>
          <w:szCs w:val="20"/>
        </w:rPr>
        <w:t>, the Parties have caused this Agreement to be executed by their duly authorised officers or representatives.</w:t>
      </w:r>
    </w:p>
    <w:p w:rsidR="00974A91" w:rsidP="00683D4E" w:rsidRDefault="00974A91" w14:paraId="727FFD81" w14:textId="77777777">
      <w:pPr>
        <w:jc w:val="both"/>
        <w:rPr>
          <w:rStyle w:val="InitialStyle"/>
          <w:rFonts w:ascii="Arial" w:hAnsi="Arial" w:cs="Arial"/>
          <w:sz w:val="20"/>
          <w:szCs w:val="20"/>
        </w:rPr>
      </w:pPr>
    </w:p>
    <w:p w:rsidR="00974A91" w:rsidP="00683D4E" w:rsidRDefault="00974A91" w14:paraId="761FC1C0" w14:textId="77777777">
      <w:pPr>
        <w:jc w:val="both"/>
        <w:rPr>
          <w:rStyle w:val="InitialStyle"/>
          <w:rFonts w:ascii="Arial" w:hAnsi="Arial" w:cs="Arial"/>
          <w:sz w:val="20"/>
          <w:szCs w:val="20"/>
        </w:rPr>
      </w:pPr>
    </w:p>
    <w:tbl>
      <w:tblPr>
        <w:tblW w:w="9108" w:type="dxa"/>
        <w:tblLayout w:type="fixed"/>
        <w:tblLook w:val="0000" w:firstRow="0" w:lastRow="0" w:firstColumn="0" w:lastColumn="0" w:noHBand="0" w:noVBand="0"/>
      </w:tblPr>
      <w:tblGrid>
        <w:gridCol w:w="4428"/>
        <w:gridCol w:w="360"/>
        <w:gridCol w:w="360"/>
        <w:gridCol w:w="540"/>
        <w:gridCol w:w="3420"/>
      </w:tblGrid>
      <w:tr w:rsidRPr="00114B6B" w:rsidR="00974A91" w:rsidTr="00D55459" w14:paraId="018A7FF3" w14:textId="77777777">
        <w:tc>
          <w:tcPr>
            <w:tcW w:w="4428" w:type="dxa"/>
          </w:tcPr>
          <w:p w:rsidRPr="00114B6B" w:rsidR="00974A91" w:rsidP="00D55459" w:rsidRDefault="00974A91" w14:paraId="0FC5CC1B" w14:textId="77777777">
            <w:pPr>
              <w:rPr>
                <w:rFonts w:cs="Arial"/>
                <w:sz w:val="20"/>
                <w:szCs w:val="20"/>
              </w:rPr>
            </w:pPr>
            <w:r w:rsidRPr="00114B6B">
              <w:rPr>
                <w:rFonts w:cs="Arial"/>
                <w:sz w:val="20"/>
                <w:szCs w:val="20"/>
              </w:rPr>
              <w:t>Signed by</w:t>
            </w:r>
          </w:p>
        </w:tc>
        <w:tc>
          <w:tcPr>
            <w:tcW w:w="360" w:type="dxa"/>
          </w:tcPr>
          <w:p w:rsidRPr="00114B6B" w:rsidR="00974A91" w:rsidP="00D55459" w:rsidRDefault="00974A91" w14:paraId="3233E45A" w14:textId="77777777">
            <w:pPr>
              <w:rPr>
                <w:rFonts w:cs="Arial"/>
                <w:sz w:val="20"/>
                <w:szCs w:val="20"/>
              </w:rPr>
            </w:pPr>
          </w:p>
        </w:tc>
        <w:tc>
          <w:tcPr>
            <w:tcW w:w="360" w:type="dxa"/>
          </w:tcPr>
          <w:p w:rsidRPr="00114B6B" w:rsidR="00974A91" w:rsidP="00D55459" w:rsidRDefault="00974A91" w14:paraId="0BCC218C" w14:textId="77777777">
            <w:pPr>
              <w:jc w:val="center"/>
              <w:rPr>
                <w:rFonts w:cs="Arial"/>
                <w:sz w:val="20"/>
                <w:szCs w:val="20"/>
              </w:rPr>
            </w:pPr>
            <w:r w:rsidRPr="00114B6B">
              <w:rPr>
                <w:rFonts w:cs="Arial"/>
                <w:sz w:val="20"/>
                <w:szCs w:val="20"/>
              </w:rPr>
              <w:t>)</w:t>
            </w:r>
          </w:p>
        </w:tc>
        <w:tc>
          <w:tcPr>
            <w:tcW w:w="540" w:type="dxa"/>
            <w:tcBorders>
              <w:left w:val="nil"/>
            </w:tcBorders>
          </w:tcPr>
          <w:p w:rsidRPr="00114B6B" w:rsidR="00974A91" w:rsidP="00D55459" w:rsidRDefault="00974A91" w14:paraId="312FAAF6" w14:textId="77777777">
            <w:pPr>
              <w:rPr>
                <w:rFonts w:cs="Arial"/>
                <w:sz w:val="20"/>
                <w:szCs w:val="20"/>
              </w:rPr>
            </w:pPr>
          </w:p>
        </w:tc>
        <w:tc>
          <w:tcPr>
            <w:tcW w:w="3420" w:type="dxa"/>
          </w:tcPr>
          <w:p w:rsidRPr="00114B6B" w:rsidR="00974A91" w:rsidP="00D55459" w:rsidRDefault="00974A91" w14:paraId="0CBE7490" w14:textId="77777777">
            <w:pPr>
              <w:rPr>
                <w:rFonts w:cs="Arial"/>
                <w:sz w:val="20"/>
                <w:szCs w:val="20"/>
              </w:rPr>
            </w:pPr>
          </w:p>
        </w:tc>
      </w:tr>
      <w:tr w:rsidRPr="00114B6B" w:rsidR="00974A91" w:rsidTr="00D55459" w14:paraId="6BD45B53" w14:textId="77777777">
        <w:tc>
          <w:tcPr>
            <w:tcW w:w="4428" w:type="dxa"/>
          </w:tcPr>
          <w:p w:rsidRPr="00114B6B" w:rsidR="00974A91" w:rsidP="008B0D32" w:rsidRDefault="001535FB" w14:paraId="395B3344" w14:textId="118F9AC9">
            <w:pPr>
              <w:rPr>
                <w:rFonts w:cs="Arial"/>
                <w:sz w:val="20"/>
                <w:szCs w:val="20"/>
              </w:rPr>
            </w:pPr>
            <w:r>
              <w:rPr>
                <w:rFonts w:cs="Arial"/>
                <w:sz w:val="20"/>
                <w:szCs w:val="20"/>
              </w:rPr>
              <w:t xml:space="preserve">Prof Julian </w:t>
            </w:r>
            <w:proofErr w:type="spellStart"/>
            <w:r>
              <w:rPr>
                <w:rFonts w:cs="Arial"/>
                <w:sz w:val="20"/>
                <w:szCs w:val="20"/>
              </w:rPr>
              <w:t>Thumboo</w:t>
            </w:r>
            <w:proofErr w:type="spellEnd"/>
          </w:p>
        </w:tc>
        <w:tc>
          <w:tcPr>
            <w:tcW w:w="360" w:type="dxa"/>
          </w:tcPr>
          <w:p w:rsidRPr="00114B6B" w:rsidR="00974A91" w:rsidP="00D55459" w:rsidRDefault="00974A91" w14:paraId="7ACA9510" w14:textId="77777777">
            <w:pPr>
              <w:rPr>
                <w:rFonts w:cs="Arial"/>
                <w:sz w:val="20"/>
                <w:szCs w:val="20"/>
              </w:rPr>
            </w:pPr>
          </w:p>
        </w:tc>
        <w:tc>
          <w:tcPr>
            <w:tcW w:w="360" w:type="dxa"/>
          </w:tcPr>
          <w:p w:rsidRPr="00114B6B" w:rsidR="00974A91" w:rsidP="00D55459" w:rsidRDefault="00974A91" w14:paraId="48C5788E" w14:textId="77777777">
            <w:pPr>
              <w:jc w:val="center"/>
              <w:rPr>
                <w:rFonts w:cs="Arial"/>
                <w:sz w:val="20"/>
                <w:szCs w:val="20"/>
              </w:rPr>
            </w:pPr>
            <w:r w:rsidRPr="00114B6B">
              <w:rPr>
                <w:rFonts w:cs="Arial"/>
                <w:sz w:val="20"/>
                <w:szCs w:val="20"/>
              </w:rPr>
              <w:t>)</w:t>
            </w:r>
          </w:p>
        </w:tc>
        <w:tc>
          <w:tcPr>
            <w:tcW w:w="540" w:type="dxa"/>
            <w:tcBorders>
              <w:left w:val="nil"/>
            </w:tcBorders>
          </w:tcPr>
          <w:p w:rsidRPr="00114B6B" w:rsidR="00974A91" w:rsidP="00D55459" w:rsidRDefault="00974A91" w14:paraId="5AAEAF3C" w14:textId="77777777">
            <w:pPr>
              <w:rPr>
                <w:rFonts w:cs="Arial"/>
                <w:sz w:val="20"/>
                <w:szCs w:val="20"/>
              </w:rPr>
            </w:pPr>
          </w:p>
        </w:tc>
        <w:tc>
          <w:tcPr>
            <w:tcW w:w="3420" w:type="dxa"/>
          </w:tcPr>
          <w:p w:rsidRPr="00114B6B" w:rsidR="00974A91" w:rsidP="00D55459" w:rsidRDefault="00974A91" w14:paraId="7A856DDB" w14:textId="77777777">
            <w:pPr>
              <w:rPr>
                <w:rFonts w:cs="Arial"/>
                <w:sz w:val="20"/>
                <w:szCs w:val="20"/>
              </w:rPr>
            </w:pPr>
          </w:p>
        </w:tc>
      </w:tr>
      <w:tr w:rsidRPr="00114B6B" w:rsidR="00974A91" w:rsidTr="00D55459" w14:paraId="69F35FBE" w14:textId="77777777">
        <w:tc>
          <w:tcPr>
            <w:tcW w:w="4428" w:type="dxa"/>
          </w:tcPr>
          <w:p w:rsidRPr="00114B6B" w:rsidR="00974A91" w:rsidP="00D55459" w:rsidRDefault="001535FB" w14:paraId="4CC0673A" w14:textId="6A44F6A2">
            <w:pPr>
              <w:rPr>
                <w:rFonts w:cs="Arial"/>
                <w:sz w:val="20"/>
                <w:szCs w:val="20"/>
              </w:rPr>
            </w:pPr>
            <w:r>
              <w:rPr>
                <w:rFonts w:cs="Arial"/>
                <w:sz w:val="20"/>
                <w:szCs w:val="20"/>
              </w:rPr>
              <w:t>Research &amp; Innovation Director</w:t>
            </w:r>
          </w:p>
        </w:tc>
        <w:tc>
          <w:tcPr>
            <w:tcW w:w="360" w:type="dxa"/>
          </w:tcPr>
          <w:p w:rsidRPr="00114B6B" w:rsidR="00974A91" w:rsidP="00D55459" w:rsidRDefault="00974A91" w14:paraId="0C450174" w14:textId="77777777">
            <w:pPr>
              <w:rPr>
                <w:rFonts w:cs="Arial"/>
                <w:sz w:val="20"/>
                <w:szCs w:val="20"/>
              </w:rPr>
            </w:pPr>
          </w:p>
        </w:tc>
        <w:tc>
          <w:tcPr>
            <w:tcW w:w="360" w:type="dxa"/>
          </w:tcPr>
          <w:p w:rsidRPr="00114B6B" w:rsidR="00974A91" w:rsidP="00D55459" w:rsidRDefault="00974A91" w14:paraId="4E556966" w14:textId="77777777">
            <w:pPr>
              <w:jc w:val="center"/>
              <w:rPr>
                <w:rFonts w:cs="Arial"/>
                <w:sz w:val="20"/>
                <w:szCs w:val="20"/>
              </w:rPr>
            </w:pPr>
            <w:r w:rsidRPr="00114B6B">
              <w:rPr>
                <w:rFonts w:cs="Arial"/>
                <w:sz w:val="20"/>
                <w:szCs w:val="20"/>
              </w:rPr>
              <w:t>)</w:t>
            </w:r>
          </w:p>
        </w:tc>
        <w:tc>
          <w:tcPr>
            <w:tcW w:w="540" w:type="dxa"/>
            <w:tcBorders>
              <w:left w:val="nil"/>
            </w:tcBorders>
          </w:tcPr>
          <w:p w:rsidRPr="00114B6B" w:rsidR="00974A91" w:rsidP="00D55459" w:rsidRDefault="00974A91" w14:paraId="3DB958FA" w14:textId="77777777">
            <w:pPr>
              <w:rPr>
                <w:rFonts w:cs="Arial"/>
                <w:sz w:val="20"/>
                <w:szCs w:val="20"/>
              </w:rPr>
            </w:pPr>
          </w:p>
        </w:tc>
        <w:tc>
          <w:tcPr>
            <w:tcW w:w="3420" w:type="dxa"/>
          </w:tcPr>
          <w:p w:rsidRPr="00114B6B" w:rsidR="00974A91" w:rsidP="00D55459" w:rsidRDefault="00974A91" w14:paraId="0A975061" w14:textId="77777777">
            <w:pPr>
              <w:rPr>
                <w:rFonts w:cs="Arial"/>
                <w:sz w:val="20"/>
                <w:szCs w:val="20"/>
              </w:rPr>
            </w:pPr>
          </w:p>
        </w:tc>
      </w:tr>
      <w:tr w:rsidRPr="00114B6B" w:rsidR="00974A91" w:rsidTr="00D55459" w14:paraId="0093DD5A" w14:textId="77777777">
        <w:tc>
          <w:tcPr>
            <w:tcW w:w="4428" w:type="dxa"/>
          </w:tcPr>
          <w:p w:rsidRPr="00114B6B" w:rsidR="00974A91" w:rsidP="00D55459" w:rsidRDefault="00974A91" w14:paraId="38ACF94E" w14:textId="77777777">
            <w:pPr>
              <w:rPr>
                <w:rFonts w:cs="Arial"/>
                <w:sz w:val="20"/>
                <w:szCs w:val="20"/>
              </w:rPr>
            </w:pPr>
          </w:p>
        </w:tc>
        <w:tc>
          <w:tcPr>
            <w:tcW w:w="360" w:type="dxa"/>
          </w:tcPr>
          <w:p w:rsidRPr="00114B6B" w:rsidR="00974A91" w:rsidP="00D55459" w:rsidRDefault="00974A91" w14:paraId="5EE4F3C9" w14:textId="77777777">
            <w:pPr>
              <w:rPr>
                <w:rFonts w:cs="Arial"/>
                <w:sz w:val="20"/>
                <w:szCs w:val="20"/>
              </w:rPr>
            </w:pPr>
          </w:p>
        </w:tc>
        <w:tc>
          <w:tcPr>
            <w:tcW w:w="360" w:type="dxa"/>
          </w:tcPr>
          <w:p w:rsidRPr="00114B6B" w:rsidR="00974A91" w:rsidP="00D55459" w:rsidRDefault="00974A91" w14:paraId="106946AE" w14:textId="77777777">
            <w:pPr>
              <w:jc w:val="center"/>
              <w:rPr>
                <w:rFonts w:cs="Arial"/>
                <w:sz w:val="20"/>
                <w:szCs w:val="20"/>
              </w:rPr>
            </w:pPr>
            <w:r w:rsidRPr="00114B6B">
              <w:rPr>
                <w:rFonts w:cs="Arial"/>
                <w:sz w:val="20"/>
                <w:szCs w:val="20"/>
              </w:rPr>
              <w:t>)</w:t>
            </w:r>
          </w:p>
        </w:tc>
        <w:tc>
          <w:tcPr>
            <w:tcW w:w="540" w:type="dxa"/>
            <w:tcBorders>
              <w:left w:val="nil"/>
            </w:tcBorders>
          </w:tcPr>
          <w:p w:rsidRPr="00114B6B" w:rsidR="00974A91" w:rsidP="00D55459" w:rsidRDefault="00974A91" w14:paraId="31C940D4" w14:textId="77777777">
            <w:pPr>
              <w:rPr>
                <w:rFonts w:cs="Arial"/>
                <w:sz w:val="20"/>
                <w:szCs w:val="20"/>
              </w:rPr>
            </w:pPr>
          </w:p>
        </w:tc>
        <w:tc>
          <w:tcPr>
            <w:tcW w:w="3420" w:type="dxa"/>
            <w:tcBorders>
              <w:bottom w:val="single" w:color="auto" w:sz="4" w:space="0"/>
            </w:tcBorders>
          </w:tcPr>
          <w:p w:rsidRPr="00114B6B" w:rsidR="00974A91" w:rsidP="00D55459" w:rsidRDefault="00974A91" w14:paraId="10C8C0A9" w14:textId="77777777">
            <w:pPr>
              <w:rPr>
                <w:rFonts w:cs="Arial"/>
                <w:sz w:val="20"/>
                <w:szCs w:val="20"/>
              </w:rPr>
            </w:pPr>
          </w:p>
        </w:tc>
      </w:tr>
      <w:tr w:rsidRPr="00114B6B" w:rsidR="00974A91" w:rsidTr="00D55459" w14:paraId="069EC163" w14:textId="77777777">
        <w:tc>
          <w:tcPr>
            <w:tcW w:w="4428" w:type="dxa"/>
          </w:tcPr>
          <w:p w:rsidRPr="00114B6B" w:rsidR="00974A91" w:rsidP="00D55459" w:rsidRDefault="00974A91" w14:paraId="439F83E3" w14:textId="77777777">
            <w:pPr>
              <w:rPr>
                <w:rFonts w:cs="Arial"/>
                <w:sz w:val="20"/>
                <w:szCs w:val="20"/>
              </w:rPr>
            </w:pPr>
            <w:r w:rsidRPr="00114B6B">
              <w:rPr>
                <w:rFonts w:cs="Arial"/>
                <w:sz w:val="20"/>
                <w:szCs w:val="20"/>
              </w:rPr>
              <w:t>for and on behalf of</w:t>
            </w:r>
          </w:p>
        </w:tc>
        <w:tc>
          <w:tcPr>
            <w:tcW w:w="360" w:type="dxa"/>
          </w:tcPr>
          <w:p w:rsidRPr="00114B6B" w:rsidR="00974A91" w:rsidP="00D55459" w:rsidRDefault="00974A91" w14:paraId="59936C2A" w14:textId="77777777">
            <w:pPr>
              <w:rPr>
                <w:rFonts w:cs="Arial"/>
                <w:sz w:val="20"/>
                <w:szCs w:val="20"/>
              </w:rPr>
            </w:pPr>
          </w:p>
        </w:tc>
        <w:tc>
          <w:tcPr>
            <w:tcW w:w="360" w:type="dxa"/>
          </w:tcPr>
          <w:p w:rsidRPr="00114B6B" w:rsidR="00974A91" w:rsidP="00D55459" w:rsidRDefault="00974A91" w14:paraId="07A95E41" w14:textId="77777777">
            <w:pPr>
              <w:jc w:val="center"/>
              <w:rPr>
                <w:rFonts w:cs="Arial"/>
                <w:sz w:val="20"/>
                <w:szCs w:val="20"/>
              </w:rPr>
            </w:pPr>
            <w:r w:rsidRPr="00114B6B">
              <w:rPr>
                <w:rFonts w:cs="Arial"/>
                <w:sz w:val="20"/>
                <w:szCs w:val="20"/>
              </w:rPr>
              <w:t>)</w:t>
            </w:r>
          </w:p>
        </w:tc>
        <w:tc>
          <w:tcPr>
            <w:tcW w:w="540" w:type="dxa"/>
            <w:tcBorders>
              <w:left w:val="nil"/>
            </w:tcBorders>
          </w:tcPr>
          <w:p w:rsidRPr="00114B6B" w:rsidR="00974A91" w:rsidP="00D55459" w:rsidRDefault="00974A91" w14:paraId="079192AC" w14:textId="77777777">
            <w:pPr>
              <w:rPr>
                <w:rFonts w:cs="Arial"/>
                <w:sz w:val="20"/>
                <w:szCs w:val="20"/>
              </w:rPr>
            </w:pPr>
          </w:p>
        </w:tc>
        <w:tc>
          <w:tcPr>
            <w:tcW w:w="3420" w:type="dxa"/>
            <w:tcBorders>
              <w:top w:val="single" w:color="auto" w:sz="4" w:space="0"/>
            </w:tcBorders>
          </w:tcPr>
          <w:p w:rsidRPr="00114B6B" w:rsidR="00974A91" w:rsidP="00D55459" w:rsidRDefault="001535FB" w14:paraId="76B486A8" w14:textId="3D6C602C">
            <w:pPr>
              <w:rPr>
                <w:rFonts w:cs="Arial"/>
                <w:sz w:val="20"/>
                <w:szCs w:val="20"/>
              </w:rPr>
            </w:pPr>
            <w:r>
              <w:rPr>
                <w:rFonts w:cs="Arial"/>
                <w:sz w:val="20"/>
                <w:szCs w:val="20"/>
              </w:rPr>
              <w:t>Date:</w:t>
            </w:r>
          </w:p>
        </w:tc>
      </w:tr>
      <w:tr w:rsidRPr="00114B6B" w:rsidR="00974A91" w:rsidTr="00D55459" w14:paraId="39C20B64" w14:textId="77777777">
        <w:tc>
          <w:tcPr>
            <w:tcW w:w="4428" w:type="dxa"/>
          </w:tcPr>
          <w:p w:rsidRPr="00167499" w:rsidR="00974A91" w:rsidP="00D55459" w:rsidRDefault="001535FB" w14:paraId="136DAB3D" w14:textId="28701114">
            <w:pPr>
              <w:pStyle w:val="Heading5"/>
              <w:spacing w:before="0" w:after="0"/>
              <w:rPr>
                <w:rFonts w:ascii="Arial" w:hAnsi="Arial" w:cs="Arial"/>
                <w:i w:val="0"/>
                <w:sz w:val="20"/>
                <w:szCs w:val="20"/>
              </w:rPr>
            </w:pPr>
            <w:r w:rsidRPr="001535FB">
              <w:rPr>
                <w:rFonts w:ascii="Arial" w:hAnsi="Arial"/>
                <w:i w:val="0"/>
                <w:sz w:val="20"/>
              </w:rPr>
              <w:t>Singapore General Hospital Pte Ltd</w:t>
            </w:r>
          </w:p>
        </w:tc>
        <w:tc>
          <w:tcPr>
            <w:tcW w:w="360" w:type="dxa"/>
          </w:tcPr>
          <w:p w:rsidRPr="00114B6B" w:rsidR="00974A91" w:rsidP="00D55459" w:rsidRDefault="00974A91" w14:paraId="714F0671" w14:textId="77777777">
            <w:pPr>
              <w:rPr>
                <w:rFonts w:cs="Arial"/>
                <w:sz w:val="20"/>
                <w:szCs w:val="20"/>
              </w:rPr>
            </w:pPr>
          </w:p>
        </w:tc>
        <w:tc>
          <w:tcPr>
            <w:tcW w:w="360" w:type="dxa"/>
          </w:tcPr>
          <w:p w:rsidRPr="00114B6B" w:rsidR="00974A91" w:rsidP="00D55459" w:rsidRDefault="00974A91" w14:paraId="7FB72198" w14:textId="77777777">
            <w:pPr>
              <w:jc w:val="center"/>
              <w:rPr>
                <w:rFonts w:cs="Arial"/>
                <w:sz w:val="20"/>
                <w:szCs w:val="20"/>
              </w:rPr>
            </w:pPr>
            <w:r w:rsidRPr="00114B6B">
              <w:rPr>
                <w:rFonts w:cs="Arial"/>
                <w:sz w:val="20"/>
                <w:szCs w:val="20"/>
              </w:rPr>
              <w:t>)</w:t>
            </w:r>
          </w:p>
        </w:tc>
        <w:tc>
          <w:tcPr>
            <w:tcW w:w="540" w:type="dxa"/>
            <w:tcBorders>
              <w:left w:val="nil"/>
            </w:tcBorders>
          </w:tcPr>
          <w:p w:rsidRPr="00114B6B" w:rsidR="00974A91" w:rsidP="00D55459" w:rsidRDefault="00974A91" w14:paraId="2F90D0DC" w14:textId="77777777">
            <w:pPr>
              <w:rPr>
                <w:rFonts w:cs="Arial"/>
                <w:sz w:val="20"/>
                <w:szCs w:val="20"/>
              </w:rPr>
            </w:pPr>
          </w:p>
        </w:tc>
        <w:tc>
          <w:tcPr>
            <w:tcW w:w="3420" w:type="dxa"/>
          </w:tcPr>
          <w:p w:rsidRPr="00114B6B" w:rsidR="00974A91" w:rsidP="00D55459" w:rsidRDefault="00974A91" w14:paraId="61A95F83" w14:textId="77777777">
            <w:pPr>
              <w:rPr>
                <w:rFonts w:cs="Arial"/>
                <w:sz w:val="20"/>
                <w:szCs w:val="20"/>
              </w:rPr>
            </w:pPr>
          </w:p>
        </w:tc>
      </w:tr>
      <w:tr w:rsidRPr="00114B6B" w:rsidR="00974A91" w:rsidTr="00D55459" w14:paraId="0763366E" w14:textId="77777777">
        <w:tc>
          <w:tcPr>
            <w:tcW w:w="4428" w:type="dxa"/>
          </w:tcPr>
          <w:p w:rsidRPr="00114B6B" w:rsidR="001535FB" w:rsidP="00D55459" w:rsidRDefault="001535FB" w14:paraId="21FA5733" w14:textId="77777777">
            <w:pPr>
              <w:rPr>
                <w:rFonts w:cs="Arial"/>
                <w:sz w:val="20"/>
                <w:szCs w:val="20"/>
              </w:rPr>
            </w:pPr>
          </w:p>
        </w:tc>
        <w:tc>
          <w:tcPr>
            <w:tcW w:w="360" w:type="dxa"/>
          </w:tcPr>
          <w:p w:rsidRPr="00114B6B" w:rsidR="00974A91" w:rsidP="00D55459" w:rsidRDefault="00974A91" w14:paraId="1BEFFBEC" w14:textId="77777777">
            <w:pPr>
              <w:rPr>
                <w:rFonts w:cs="Arial"/>
                <w:sz w:val="20"/>
                <w:szCs w:val="20"/>
              </w:rPr>
            </w:pPr>
          </w:p>
        </w:tc>
        <w:tc>
          <w:tcPr>
            <w:tcW w:w="360" w:type="dxa"/>
          </w:tcPr>
          <w:p w:rsidRPr="00114B6B" w:rsidR="00974A91" w:rsidP="00D55459" w:rsidRDefault="00974A91" w14:paraId="60A04FA5" w14:textId="77777777">
            <w:pPr>
              <w:jc w:val="center"/>
              <w:rPr>
                <w:rFonts w:cs="Arial"/>
                <w:sz w:val="20"/>
                <w:szCs w:val="20"/>
              </w:rPr>
            </w:pPr>
          </w:p>
        </w:tc>
        <w:tc>
          <w:tcPr>
            <w:tcW w:w="540" w:type="dxa"/>
          </w:tcPr>
          <w:p w:rsidRPr="00114B6B" w:rsidR="00974A91" w:rsidP="00D55459" w:rsidRDefault="00974A91" w14:paraId="011C4EA7" w14:textId="77777777">
            <w:pPr>
              <w:rPr>
                <w:rFonts w:cs="Arial"/>
                <w:sz w:val="20"/>
                <w:szCs w:val="20"/>
              </w:rPr>
            </w:pPr>
          </w:p>
        </w:tc>
        <w:tc>
          <w:tcPr>
            <w:tcW w:w="3420" w:type="dxa"/>
          </w:tcPr>
          <w:p w:rsidRPr="00114B6B" w:rsidR="00974A91" w:rsidP="00D55459" w:rsidRDefault="00974A91" w14:paraId="36020AC0" w14:textId="77777777">
            <w:pPr>
              <w:rPr>
                <w:rFonts w:cs="Arial"/>
                <w:sz w:val="20"/>
                <w:szCs w:val="20"/>
              </w:rPr>
            </w:pPr>
          </w:p>
        </w:tc>
      </w:tr>
      <w:tr w:rsidRPr="00114B6B" w:rsidR="001535FB" w:rsidTr="00D55459" w14:paraId="2DFA89C0" w14:textId="77777777">
        <w:tc>
          <w:tcPr>
            <w:tcW w:w="4428" w:type="dxa"/>
          </w:tcPr>
          <w:p w:rsidRPr="00114B6B" w:rsidR="001535FB" w:rsidP="00D55459" w:rsidRDefault="001535FB" w14:paraId="2796ED43" w14:textId="77777777">
            <w:pPr>
              <w:rPr>
                <w:rFonts w:cs="Arial"/>
                <w:sz w:val="20"/>
                <w:szCs w:val="20"/>
              </w:rPr>
            </w:pPr>
          </w:p>
        </w:tc>
        <w:tc>
          <w:tcPr>
            <w:tcW w:w="360" w:type="dxa"/>
          </w:tcPr>
          <w:p w:rsidRPr="00114B6B" w:rsidR="001535FB" w:rsidP="00D55459" w:rsidRDefault="001535FB" w14:paraId="6418DE02" w14:textId="77777777">
            <w:pPr>
              <w:rPr>
                <w:rFonts w:cs="Arial"/>
                <w:sz w:val="20"/>
                <w:szCs w:val="20"/>
              </w:rPr>
            </w:pPr>
          </w:p>
        </w:tc>
        <w:tc>
          <w:tcPr>
            <w:tcW w:w="360" w:type="dxa"/>
          </w:tcPr>
          <w:p w:rsidRPr="00114B6B" w:rsidR="001535FB" w:rsidP="00D55459" w:rsidRDefault="001535FB" w14:paraId="2909D52F" w14:textId="77777777">
            <w:pPr>
              <w:jc w:val="center"/>
              <w:rPr>
                <w:rFonts w:cs="Arial"/>
                <w:sz w:val="20"/>
                <w:szCs w:val="20"/>
              </w:rPr>
            </w:pPr>
          </w:p>
        </w:tc>
        <w:tc>
          <w:tcPr>
            <w:tcW w:w="540" w:type="dxa"/>
          </w:tcPr>
          <w:p w:rsidRPr="00114B6B" w:rsidR="001535FB" w:rsidP="00D55459" w:rsidRDefault="001535FB" w14:paraId="79443979" w14:textId="77777777">
            <w:pPr>
              <w:rPr>
                <w:rFonts w:cs="Arial"/>
                <w:sz w:val="20"/>
                <w:szCs w:val="20"/>
              </w:rPr>
            </w:pPr>
          </w:p>
        </w:tc>
        <w:tc>
          <w:tcPr>
            <w:tcW w:w="3420" w:type="dxa"/>
          </w:tcPr>
          <w:p w:rsidRPr="00114B6B" w:rsidR="001535FB" w:rsidP="00D55459" w:rsidRDefault="001535FB" w14:paraId="495DC926" w14:textId="77777777">
            <w:pPr>
              <w:rPr>
                <w:rFonts w:cs="Arial"/>
                <w:sz w:val="20"/>
                <w:szCs w:val="20"/>
              </w:rPr>
            </w:pPr>
          </w:p>
        </w:tc>
      </w:tr>
      <w:tr w:rsidRPr="00114B6B" w:rsidR="001535FB" w:rsidTr="00D55459" w14:paraId="1572928E" w14:textId="77777777">
        <w:tc>
          <w:tcPr>
            <w:tcW w:w="4428" w:type="dxa"/>
          </w:tcPr>
          <w:p w:rsidRPr="00114B6B" w:rsidR="001535FB" w:rsidP="00D55459" w:rsidRDefault="001535FB" w14:paraId="13FE9060" w14:textId="77777777">
            <w:pPr>
              <w:rPr>
                <w:rFonts w:cs="Arial"/>
                <w:sz w:val="20"/>
                <w:szCs w:val="20"/>
              </w:rPr>
            </w:pPr>
          </w:p>
        </w:tc>
        <w:tc>
          <w:tcPr>
            <w:tcW w:w="360" w:type="dxa"/>
          </w:tcPr>
          <w:p w:rsidRPr="00114B6B" w:rsidR="001535FB" w:rsidP="00D55459" w:rsidRDefault="001535FB" w14:paraId="27F56E25" w14:textId="77777777">
            <w:pPr>
              <w:rPr>
                <w:rFonts w:cs="Arial"/>
                <w:sz w:val="20"/>
                <w:szCs w:val="20"/>
              </w:rPr>
            </w:pPr>
          </w:p>
        </w:tc>
        <w:tc>
          <w:tcPr>
            <w:tcW w:w="360" w:type="dxa"/>
          </w:tcPr>
          <w:p w:rsidRPr="00114B6B" w:rsidR="001535FB" w:rsidP="00D55459" w:rsidRDefault="001535FB" w14:paraId="0D8F4EEC" w14:textId="77777777">
            <w:pPr>
              <w:jc w:val="center"/>
              <w:rPr>
                <w:rFonts w:cs="Arial"/>
                <w:sz w:val="20"/>
                <w:szCs w:val="20"/>
              </w:rPr>
            </w:pPr>
          </w:p>
        </w:tc>
        <w:tc>
          <w:tcPr>
            <w:tcW w:w="540" w:type="dxa"/>
          </w:tcPr>
          <w:p w:rsidRPr="00114B6B" w:rsidR="001535FB" w:rsidP="00D55459" w:rsidRDefault="001535FB" w14:paraId="4DD3602B" w14:textId="77777777">
            <w:pPr>
              <w:rPr>
                <w:rFonts w:cs="Arial"/>
                <w:sz w:val="20"/>
                <w:szCs w:val="20"/>
              </w:rPr>
            </w:pPr>
          </w:p>
        </w:tc>
        <w:tc>
          <w:tcPr>
            <w:tcW w:w="3420" w:type="dxa"/>
          </w:tcPr>
          <w:p w:rsidRPr="00114B6B" w:rsidR="001535FB" w:rsidP="00D55459" w:rsidRDefault="001535FB" w14:paraId="411D2072" w14:textId="77777777">
            <w:pPr>
              <w:rPr>
                <w:rFonts w:cs="Arial"/>
                <w:sz w:val="20"/>
                <w:szCs w:val="20"/>
              </w:rPr>
            </w:pPr>
          </w:p>
        </w:tc>
      </w:tr>
      <w:tr w:rsidRPr="00114B6B" w:rsidR="001535FB" w:rsidTr="00D55459" w14:paraId="4225F66A" w14:textId="77777777">
        <w:tc>
          <w:tcPr>
            <w:tcW w:w="4428" w:type="dxa"/>
          </w:tcPr>
          <w:p w:rsidRPr="00114B6B" w:rsidR="001535FB" w:rsidP="001535FB" w:rsidRDefault="001535FB" w14:paraId="6C99008C" w14:textId="19BA7681">
            <w:pPr>
              <w:rPr>
                <w:rFonts w:cs="Arial"/>
                <w:sz w:val="20"/>
                <w:szCs w:val="20"/>
              </w:rPr>
            </w:pPr>
            <w:r w:rsidRPr="00114B6B">
              <w:rPr>
                <w:rFonts w:cs="Arial"/>
                <w:sz w:val="20"/>
                <w:szCs w:val="20"/>
              </w:rPr>
              <w:t>Signed by</w:t>
            </w:r>
          </w:p>
        </w:tc>
        <w:tc>
          <w:tcPr>
            <w:tcW w:w="360" w:type="dxa"/>
          </w:tcPr>
          <w:p w:rsidRPr="00114B6B" w:rsidR="001535FB" w:rsidP="001535FB" w:rsidRDefault="001535FB" w14:paraId="44B6DF90" w14:textId="77777777">
            <w:pPr>
              <w:rPr>
                <w:rFonts w:cs="Arial"/>
                <w:sz w:val="20"/>
                <w:szCs w:val="20"/>
              </w:rPr>
            </w:pPr>
          </w:p>
        </w:tc>
        <w:tc>
          <w:tcPr>
            <w:tcW w:w="360" w:type="dxa"/>
          </w:tcPr>
          <w:p w:rsidRPr="00114B6B" w:rsidR="001535FB" w:rsidP="001535FB" w:rsidRDefault="001535FB" w14:paraId="36AB75F3" w14:textId="2160E24C">
            <w:pPr>
              <w:jc w:val="center"/>
              <w:rPr>
                <w:rFonts w:cs="Arial"/>
                <w:sz w:val="20"/>
                <w:szCs w:val="20"/>
              </w:rPr>
            </w:pPr>
            <w:r w:rsidRPr="00114B6B">
              <w:rPr>
                <w:rFonts w:cs="Arial"/>
                <w:sz w:val="20"/>
                <w:szCs w:val="20"/>
              </w:rPr>
              <w:t>)</w:t>
            </w:r>
          </w:p>
        </w:tc>
        <w:tc>
          <w:tcPr>
            <w:tcW w:w="540" w:type="dxa"/>
          </w:tcPr>
          <w:p w:rsidRPr="00114B6B" w:rsidR="001535FB" w:rsidP="001535FB" w:rsidRDefault="001535FB" w14:paraId="6AD8AE90" w14:textId="77777777">
            <w:pPr>
              <w:rPr>
                <w:rFonts w:cs="Arial"/>
                <w:sz w:val="20"/>
                <w:szCs w:val="20"/>
              </w:rPr>
            </w:pPr>
          </w:p>
        </w:tc>
        <w:tc>
          <w:tcPr>
            <w:tcW w:w="3420" w:type="dxa"/>
          </w:tcPr>
          <w:p w:rsidRPr="00114B6B" w:rsidR="001535FB" w:rsidP="001535FB" w:rsidRDefault="001535FB" w14:paraId="15ADA880" w14:textId="77777777">
            <w:pPr>
              <w:rPr>
                <w:rFonts w:cs="Arial"/>
                <w:sz w:val="20"/>
                <w:szCs w:val="20"/>
              </w:rPr>
            </w:pPr>
          </w:p>
        </w:tc>
      </w:tr>
      <w:tr w:rsidRPr="00114B6B" w:rsidR="001535FB" w:rsidTr="00D55459" w14:paraId="2C053BF3" w14:textId="77777777">
        <w:tc>
          <w:tcPr>
            <w:tcW w:w="4428" w:type="dxa"/>
          </w:tcPr>
          <w:p w:rsidRPr="00114B6B" w:rsidR="001535FB" w:rsidP="001535FB" w:rsidRDefault="001535FB" w14:paraId="32458E46" w14:textId="44CD4B19">
            <w:pPr>
              <w:rPr>
                <w:rFonts w:cs="Arial"/>
                <w:sz w:val="20"/>
                <w:szCs w:val="20"/>
              </w:rPr>
            </w:pPr>
            <w:r w:rsidRPr="00DD5F5D">
              <w:rPr>
                <w:rFonts w:cs="Arial"/>
                <w:sz w:val="20"/>
                <w:szCs w:val="20"/>
              </w:rPr>
              <w:t xml:space="preserve">Mr </w:t>
            </w:r>
            <w:r>
              <w:rPr>
                <w:rFonts w:cs="Arial"/>
                <w:sz w:val="20"/>
                <w:szCs w:val="20"/>
              </w:rPr>
              <w:t>Albert Lee</w:t>
            </w:r>
          </w:p>
        </w:tc>
        <w:tc>
          <w:tcPr>
            <w:tcW w:w="360" w:type="dxa"/>
          </w:tcPr>
          <w:p w:rsidRPr="00114B6B" w:rsidR="001535FB" w:rsidP="001535FB" w:rsidRDefault="001535FB" w14:paraId="316FDB96" w14:textId="77777777">
            <w:pPr>
              <w:rPr>
                <w:rFonts w:cs="Arial"/>
                <w:sz w:val="20"/>
                <w:szCs w:val="20"/>
              </w:rPr>
            </w:pPr>
          </w:p>
        </w:tc>
        <w:tc>
          <w:tcPr>
            <w:tcW w:w="360" w:type="dxa"/>
          </w:tcPr>
          <w:p w:rsidRPr="00114B6B" w:rsidR="001535FB" w:rsidP="001535FB" w:rsidRDefault="001535FB" w14:paraId="2B47E043" w14:textId="3A412DEB">
            <w:pPr>
              <w:jc w:val="center"/>
              <w:rPr>
                <w:rFonts w:cs="Arial"/>
                <w:sz w:val="20"/>
                <w:szCs w:val="20"/>
              </w:rPr>
            </w:pPr>
            <w:r w:rsidRPr="00114B6B">
              <w:rPr>
                <w:rFonts w:cs="Arial"/>
                <w:sz w:val="20"/>
                <w:szCs w:val="20"/>
              </w:rPr>
              <w:t>)</w:t>
            </w:r>
          </w:p>
        </w:tc>
        <w:tc>
          <w:tcPr>
            <w:tcW w:w="540" w:type="dxa"/>
          </w:tcPr>
          <w:p w:rsidRPr="00114B6B" w:rsidR="001535FB" w:rsidP="001535FB" w:rsidRDefault="001535FB" w14:paraId="7F732AD9" w14:textId="77777777">
            <w:pPr>
              <w:rPr>
                <w:rFonts w:cs="Arial"/>
                <w:sz w:val="20"/>
                <w:szCs w:val="20"/>
              </w:rPr>
            </w:pPr>
          </w:p>
        </w:tc>
        <w:tc>
          <w:tcPr>
            <w:tcW w:w="3420" w:type="dxa"/>
          </w:tcPr>
          <w:p w:rsidRPr="00114B6B" w:rsidR="001535FB" w:rsidP="001535FB" w:rsidRDefault="001535FB" w14:paraId="003FD619" w14:textId="77777777">
            <w:pPr>
              <w:rPr>
                <w:rFonts w:cs="Arial"/>
                <w:sz w:val="20"/>
                <w:szCs w:val="20"/>
              </w:rPr>
            </w:pPr>
          </w:p>
        </w:tc>
      </w:tr>
      <w:tr w:rsidRPr="00114B6B" w:rsidR="001535FB" w:rsidTr="00123A66" w14:paraId="40475ADE" w14:textId="77777777">
        <w:tc>
          <w:tcPr>
            <w:tcW w:w="4428" w:type="dxa"/>
          </w:tcPr>
          <w:p w:rsidR="001535FB" w:rsidP="001535FB" w:rsidRDefault="001535FB" w14:paraId="7B02D58F" w14:textId="67785171">
            <w:pPr>
              <w:rPr>
                <w:rFonts w:cs="Arial"/>
                <w:sz w:val="20"/>
                <w:szCs w:val="20"/>
              </w:rPr>
            </w:pPr>
            <w:r w:rsidRPr="00DD5F5D">
              <w:rPr>
                <w:rFonts w:cs="Arial"/>
                <w:sz w:val="20"/>
                <w:szCs w:val="20"/>
              </w:rPr>
              <w:t>Chief Executive Officer</w:t>
            </w:r>
          </w:p>
        </w:tc>
        <w:tc>
          <w:tcPr>
            <w:tcW w:w="360" w:type="dxa"/>
          </w:tcPr>
          <w:p w:rsidRPr="00114B6B" w:rsidR="001535FB" w:rsidP="001535FB" w:rsidRDefault="001535FB" w14:paraId="36C7C33D" w14:textId="77777777">
            <w:pPr>
              <w:rPr>
                <w:rFonts w:cs="Arial"/>
                <w:sz w:val="20"/>
                <w:szCs w:val="20"/>
              </w:rPr>
            </w:pPr>
          </w:p>
        </w:tc>
        <w:tc>
          <w:tcPr>
            <w:tcW w:w="360" w:type="dxa"/>
          </w:tcPr>
          <w:p w:rsidRPr="00114B6B" w:rsidR="001535FB" w:rsidP="001535FB" w:rsidRDefault="001535FB" w14:paraId="2899D168" w14:textId="1F059A7F">
            <w:pPr>
              <w:jc w:val="center"/>
              <w:rPr>
                <w:rFonts w:cs="Arial"/>
                <w:sz w:val="20"/>
                <w:szCs w:val="20"/>
              </w:rPr>
            </w:pPr>
            <w:r w:rsidRPr="00114B6B">
              <w:rPr>
                <w:rFonts w:cs="Arial"/>
                <w:sz w:val="20"/>
                <w:szCs w:val="20"/>
              </w:rPr>
              <w:t>)</w:t>
            </w:r>
          </w:p>
        </w:tc>
        <w:tc>
          <w:tcPr>
            <w:tcW w:w="540" w:type="dxa"/>
          </w:tcPr>
          <w:p w:rsidRPr="00114B6B" w:rsidR="001535FB" w:rsidP="001535FB" w:rsidRDefault="001535FB" w14:paraId="300338E1" w14:textId="77777777">
            <w:pPr>
              <w:rPr>
                <w:rFonts w:cs="Arial"/>
                <w:sz w:val="20"/>
                <w:szCs w:val="20"/>
              </w:rPr>
            </w:pPr>
          </w:p>
        </w:tc>
        <w:tc>
          <w:tcPr>
            <w:tcW w:w="3420" w:type="dxa"/>
          </w:tcPr>
          <w:p w:rsidRPr="00114B6B" w:rsidR="001535FB" w:rsidP="001535FB" w:rsidRDefault="001535FB" w14:paraId="06A9EF20" w14:textId="77777777">
            <w:pPr>
              <w:rPr>
                <w:rFonts w:cs="Arial"/>
                <w:sz w:val="20"/>
                <w:szCs w:val="20"/>
              </w:rPr>
            </w:pPr>
          </w:p>
        </w:tc>
      </w:tr>
      <w:tr w:rsidRPr="00114B6B" w:rsidR="001535FB" w:rsidTr="00123A66" w14:paraId="34D207E0" w14:textId="77777777">
        <w:tc>
          <w:tcPr>
            <w:tcW w:w="4428" w:type="dxa"/>
          </w:tcPr>
          <w:p w:rsidR="001535FB" w:rsidP="001535FB" w:rsidRDefault="001535FB" w14:paraId="5BAA5D1F" w14:textId="77777777">
            <w:pPr>
              <w:rPr>
                <w:rFonts w:cs="Arial"/>
                <w:sz w:val="20"/>
                <w:szCs w:val="20"/>
              </w:rPr>
            </w:pPr>
          </w:p>
        </w:tc>
        <w:tc>
          <w:tcPr>
            <w:tcW w:w="360" w:type="dxa"/>
          </w:tcPr>
          <w:p w:rsidRPr="00114B6B" w:rsidR="001535FB" w:rsidP="001535FB" w:rsidRDefault="001535FB" w14:paraId="31C34EFF" w14:textId="77777777">
            <w:pPr>
              <w:rPr>
                <w:rFonts w:cs="Arial"/>
                <w:sz w:val="20"/>
                <w:szCs w:val="20"/>
              </w:rPr>
            </w:pPr>
          </w:p>
        </w:tc>
        <w:tc>
          <w:tcPr>
            <w:tcW w:w="360" w:type="dxa"/>
          </w:tcPr>
          <w:p w:rsidRPr="00114B6B" w:rsidR="001535FB" w:rsidP="001535FB" w:rsidRDefault="001535FB" w14:paraId="2CBA5338" w14:textId="7884EF78">
            <w:pPr>
              <w:jc w:val="center"/>
              <w:rPr>
                <w:rFonts w:cs="Arial"/>
                <w:sz w:val="20"/>
                <w:szCs w:val="20"/>
              </w:rPr>
            </w:pPr>
            <w:r w:rsidRPr="00114B6B">
              <w:rPr>
                <w:rFonts w:cs="Arial"/>
                <w:sz w:val="20"/>
                <w:szCs w:val="20"/>
              </w:rPr>
              <w:t>)</w:t>
            </w:r>
          </w:p>
        </w:tc>
        <w:tc>
          <w:tcPr>
            <w:tcW w:w="540" w:type="dxa"/>
          </w:tcPr>
          <w:p w:rsidRPr="00114B6B" w:rsidR="001535FB" w:rsidP="001535FB" w:rsidRDefault="001535FB" w14:paraId="0317693C" w14:textId="77777777">
            <w:pPr>
              <w:rPr>
                <w:rFonts w:cs="Arial"/>
                <w:sz w:val="20"/>
                <w:szCs w:val="20"/>
              </w:rPr>
            </w:pPr>
          </w:p>
        </w:tc>
        <w:tc>
          <w:tcPr>
            <w:tcW w:w="3420" w:type="dxa"/>
            <w:tcBorders>
              <w:bottom w:val="single" w:color="auto" w:sz="4" w:space="0"/>
            </w:tcBorders>
          </w:tcPr>
          <w:p w:rsidRPr="00114B6B" w:rsidR="001535FB" w:rsidP="001535FB" w:rsidRDefault="001535FB" w14:paraId="342CC6C3" w14:textId="77777777">
            <w:pPr>
              <w:rPr>
                <w:rFonts w:cs="Arial"/>
                <w:sz w:val="20"/>
                <w:szCs w:val="20"/>
              </w:rPr>
            </w:pPr>
          </w:p>
        </w:tc>
      </w:tr>
      <w:tr w:rsidRPr="00114B6B" w:rsidR="001535FB" w:rsidTr="00123A66" w14:paraId="6E4F081A" w14:textId="77777777">
        <w:tc>
          <w:tcPr>
            <w:tcW w:w="4428" w:type="dxa"/>
          </w:tcPr>
          <w:p w:rsidR="001535FB" w:rsidP="001535FB" w:rsidRDefault="001535FB" w14:paraId="72261595" w14:textId="68F6B512">
            <w:pPr>
              <w:rPr>
                <w:rFonts w:cs="Arial"/>
                <w:sz w:val="20"/>
                <w:szCs w:val="20"/>
              </w:rPr>
            </w:pPr>
            <w:r w:rsidRPr="00114B6B">
              <w:rPr>
                <w:rFonts w:cs="Arial"/>
                <w:sz w:val="20"/>
                <w:szCs w:val="20"/>
              </w:rPr>
              <w:t>for and on behalf of</w:t>
            </w:r>
          </w:p>
        </w:tc>
        <w:tc>
          <w:tcPr>
            <w:tcW w:w="360" w:type="dxa"/>
          </w:tcPr>
          <w:p w:rsidRPr="00114B6B" w:rsidR="001535FB" w:rsidP="001535FB" w:rsidRDefault="001535FB" w14:paraId="3A16F7BB" w14:textId="77777777">
            <w:pPr>
              <w:rPr>
                <w:rFonts w:cs="Arial"/>
                <w:sz w:val="20"/>
                <w:szCs w:val="20"/>
              </w:rPr>
            </w:pPr>
          </w:p>
        </w:tc>
        <w:tc>
          <w:tcPr>
            <w:tcW w:w="360" w:type="dxa"/>
          </w:tcPr>
          <w:p w:rsidRPr="00114B6B" w:rsidR="001535FB" w:rsidP="001535FB" w:rsidRDefault="001535FB" w14:paraId="1E2A8B7D" w14:textId="5B8D5578">
            <w:pPr>
              <w:jc w:val="center"/>
              <w:rPr>
                <w:rFonts w:cs="Arial"/>
                <w:sz w:val="20"/>
                <w:szCs w:val="20"/>
              </w:rPr>
            </w:pPr>
            <w:r w:rsidRPr="00114B6B">
              <w:rPr>
                <w:rFonts w:cs="Arial"/>
                <w:sz w:val="20"/>
                <w:szCs w:val="20"/>
              </w:rPr>
              <w:t>)</w:t>
            </w:r>
          </w:p>
        </w:tc>
        <w:tc>
          <w:tcPr>
            <w:tcW w:w="540" w:type="dxa"/>
          </w:tcPr>
          <w:p w:rsidRPr="00114B6B" w:rsidR="001535FB" w:rsidP="001535FB" w:rsidRDefault="001535FB" w14:paraId="613609FB" w14:textId="77777777">
            <w:pPr>
              <w:rPr>
                <w:rFonts w:cs="Arial"/>
                <w:sz w:val="20"/>
                <w:szCs w:val="20"/>
              </w:rPr>
            </w:pPr>
          </w:p>
        </w:tc>
        <w:tc>
          <w:tcPr>
            <w:tcW w:w="3420" w:type="dxa"/>
            <w:tcBorders>
              <w:top w:val="single" w:color="auto" w:sz="4" w:space="0"/>
            </w:tcBorders>
          </w:tcPr>
          <w:p w:rsidRPr="00114B6B" w:rsidR="001535FB" w:rsidP="001535FB" w:rsidRDefault="001535FB" w14:paraId="7129DEA3" w14:textId="20079C9A">
            <w:pPr>
              <w:rPr>
                <w:rFonts w:cs="Arial"/>
                <w:sz w:val="20"/>
                <w:szCs w:val="20"/>
              </w:rPr>
            </w:pPr>
            <w:r>
              <w:rPr>
                <w:rFonts w:cs="Arial"/>
                <w:sz w:val="20"/>
                <w:szCs w:val="20"/>
              </w:rPr>
              <w:t>Date:</w:t>
            </w:r>
          </w:p>
        </w:tc>
      </w:tr>
      <w:tr w:rsidRPr="00114B6B" w:rsidR="001535FB" w:rsidTr="00123A66" w14:paraId="1486F973" w14:textId="77777777">
        <w:tc>
          <w:tcPr>
            <w:tcW w:w="4428" w:type="dxa"/>
          </w:tcPr>
          <w:p w:rsidRPr="00123A66" w:rsidR="001535FB" w:rsidP="001535FB" w:rsidRDefault="001535FB" w14:paraId="57A4778C" w14:textId="64F6832D">
            <w:pPr>
              <w:rPr>
                <w:rFonts w:cs="Arial"/>
                <w:b/>
                <w:bCs/>
                <w:sz w:val="20"/>
                <w:szCs w:val="20"/>
              </w:rPr>
            </w:pPr>
            <w:proofErr w:type="spellStart"/>
            <w:r w:rsidRPr="00123A66">
              <w:rPr>
                <w:rFonts w:cs="Arial"/>
                <w:b/>
                <w:bCs/>
                <w:sz w:val="20"/>
                <w:szCs w:val="20"/>
              </w:rPr>
              <w:t>Biobot</w:t>
            </w:r>
            <w:proofErr w:type="spellEnd"/>
            <w:r w:rsidRPr="00123A66">
              <w:rPr>
                <w:rFonts w:cs="Arial"/>
                <w:b/>
                <w:bCs/>
                <w:sz w:val="20"/>
                <w:szCs w:val="20"/>
              </w:rPr>
              <w:t xml:space="preserve"> Surgical Pte. Ltd.</w:t>
            </w:r>
          </w:p>
        </w:tc>
        <w:tc>
          <w:tcPr>
            <w:tcW w:w="360" w:type="dxa"/>
          </w:tcPr>
          <w:p w:rsidRPr="00114B6B" w:rsidR="001535FB" w:rsidP="001535FB" w:rsidRDefault="001535FB" w14:paraId="5B8B28CC" w14:textId="77777777">
            <w:pPr>
              <w:rPr>
                <w:rFonts w:cs="Arial"/>
                <w:sz w:val="20"/>
                <w:szCs w:val="20"/>
              </w:rPr>
            </w:pPr>
          </w:p>
        </w:tc>
        <w:tc>
          <w:tcPr>
            <w:tcW w:w="360" w:type="dxa"/>
          </w:tcPr>
          <w:p w:rsidRPr="00114B6B" w:rsidR="001535FB" w:rsidP="001535FB" w:rsidRDefault="001535FB" w14:paraId="04A90C61" w14:textId="754F7477">
            <w:pPr>
              <w:jc w:val="center"/>
              <w:rPr>
                <w:rFonts w:cs="Arial"/>
                <w:sz w:val="20"/>
                <w:szCs w:val="20"/>
              </w:rPr>
            </w:pPr>
            <w:r w:rsidRPr="00114B6B">
              <w:rPr>
                <w:rFonts w:cs="Arial"/>
                <w:sz w:val="20"/>
                <w:szCs w:val="20"/>
              </w:rPr>
              <w:t>)</w:t>
            </w:r>
          </w:p>
        </w:tc>
        <w:tc>
          <w:tcPr>
            <w:tcW w:w="540" w:type="dxa"/>
          </w:tcPr>
          <w:p w:rsidRPr="00114B6B" w:rsidR="001535FB" w:rsidP="001535FB" w:rsidRDefault="001535FB" w14:paraId="644C98C9" w14:textId="77777777">
            <w:pPr>
              <w:rPr>
                <w:rFonts w:cs="Arial"/>
                <w:sz w:val="20"/>
                <w:szCs w:val="20"/>
              </w:rPr>
            </w:pPr>
          </w:p>
        </w:tc>
        <w:tc>
          <w:tcPr>
            <w:tcW w:w="3420" w:type="dxa"/>
          </w:tcPr>
          <w:p w:rsidRPr="00114B6B" w:rsidR="001535FB" w:rsidP="001535FB" w:rsidRDefault="001535FB" w14:paraId="698E5605" w14:textId="42C17479">
            <w:pPr>
              <w:rPr>
                <w:rFonts w:cs="Arial"/>
                <w:sz w:val="20"/>
                <w:szCs w:val="20"/>
              </w:rPr>
            </w:pPr>
          </w:p>
        </w:tc>
      </w:tr>
    </w:tbl>
    <w:p w:rsidRPr="00DD0165" w:rsidR="00974A91" w:rsidP="00974A91" w:rsidRDefault="00974A91" w14:paraId="042BCE44" w14:textId="77777777">
      <w:pPr>
        <w:rPr>
          <w:rStyle w:val="InitialStyle"/>
          <w:rFonts w:ascii="Arial" w:hAnsi="Arial" w:cs="Arial"/>
          <w:sz w:val="20"/>
          <w:szCs w:val="20"/>
        </w:rPr>
      </w:pPr>
    </w:p>
    <w:p w:rsidRPr="00DD0165" w:rsidR="00974A91" w:rsidP="00974A91" w:rsidRDefault="00974A91" w14:paraId="1F94B1F0" w14:textId="77777777">
      <w:pPr>
        <w:pStyle w:val="Style3"/>
        <w:widowControl/>
        <w:spacing w:line="240" w:lineRule="auto"/>
        <w:rPr>
          <w:rStyle w:val="FontStyle14"/>
          <w:sz w:val="20"/>
          <w:szCs w:val="20"/>
          <w:lang w:eastAsia="en-US"/>
        </w:rPr>
      </w:pPr>
    </w:p>
    <w:p w:rsidRPr="00DD0165" w:rsidR="00974A91" w:rsidP="00974A91" w:rsidRDefault="00974A91" w14:paraId="267B169C" w14:textId="77777777">
      <w:pPr>
        <w:pStyle w:val="Style5"/>
        <w:widowControl/>
        <w:jc w:val="both"/>
        <w:rPr>
          <w:rStyle w:val="FontStyle14"/>
          <w:sz w:val="20"/>
          <w:szCs w:val="20"/>
          <w:lang w:eastAsia="en-US"/>
        </w:rPr>
        <w:sectPr w:rsidRPr="00DD0165" w:rsidR="00974A91" w:rsidSect="00F21577">
          <w:headerReference w:type="default" r:id="rId20"/>
          <w:footerReference w:type="default" r:id="rId21"/>
          <w:type w:val="continuous"/>
          <w:pgSz w:w="11909" w:h="16834" w:orient="portrait"/>
          <w:pgMar w:top="1440" w:right="1440" w:bottom="1440" w:left="1440" w:header="720" w:footer="720" w:gutter="0"/>
          <w:cols w:space="720"/>
          <w:noEndnote/>
          <w:docGrid w:linePitch="326"/>
        </w:sectPr>
      </w:pPr>
    </w:p>
    <w:p w:rsidRPr="00857124" w:rsidR="0066670A" w:rsidP="0066670A" w:rsidRDefault="0066670A" w14:paraId="7136CF88" w14:textId="77777777">
      <w:pPr>
        <w:rPr>
          <w:rStyle w:val="InitialStyle"/>
          <w:rFonts w:ascii="Arial" w:hAnsi="Arial" w:cs="Arial"/>
          <w:sz w:val="20"/>
          <w:szCs w:val="20"/>
        </w:rPr>
      </w:pPr>
    </w:p>
    <w:p w:rsidRPr="00857124" w:rsidR="00ED006F" w:rsidP="0066670A" w:rsidRDefault="00ED006F" w14:paraId="5EC491FC" w14:textId="77777777">
      <w:pPr>
        <w:pStyle w:val="Style3"/>
        <w:widowControl/>
        <w:spacing w:line="240" w:lineRule="auto"/>
        <w:rPr>
          <w:rStyle w:val="FontStyle14"/>
          <w:sz w:val="20"/>
          <w:szCs w:val="20"/>
          <w:lang w:eastAsia="en-US"/>
        </w:rPr>
      </w:pPr>
    </w:p>
    <w:p w:rsidRPr="00857124" w:rsidR="00ED006F" w:rsidP="00FE1A98" w:rsidRDefault="00ED006F" w14:paraId="36216669" w14:textId="77777777">
      <w:pPr>
        <w:pStyle w:val="Style5"/>
        <w:widowControl/>
        <w:jc w:val="both"/>
        <w:rPr>
          <w:rStyle w:val="FontStyle14"/>
          <w:sz w:val="20"/>
          <w:szCs w:val="20"/>
          <w:lang w:eastAsia="en-US"/>
        </w:rPr>
        <w:sectPr w:rsidRPr="00857124" w:rsidR="00ED006F" w:rsidSect="00910ABA">
          <w:headerReference w:type="default" r:id="rId22"/>
          <w:footerReference w:type="default" r:id="rId23"/>
          <w:type w:val="continuous"/>
          <w:pgSz w:w="11909" w:h="16834" w:orient="portrait"/>
          <w:pgMar w:top="1440" w:right="1440" w:bottom="1440" w:left="1440" w:header="720" w:footer="720" w:gutter="0"/>
          <w:cols w:space="720"/>
          <w:noEndnote/>
          <w:docGrid w:linePitch="326"/>
        </w:sectPr>
      </w:pPr>
    </w:p>
    <w:p w:rsidRPr="00857124" w:rsidR="00ED006F" w:rsidP="0066670A" w:rsidRDefault="005531DC" w14:paraId="3A629945" w14:textId="77777777">
      <w:pPr>
        <w:pStyle w:val="Style8"/>
        <w:widowControl/>
        <w:jc w:val="center"/>
        <w:rPr>
          <w:rStyle w:val="FontStyle13"/>
          <w:sz w:val="20"/>
          <w:szCs w:val="20"/>
          <w:u w:val="single"/>
          <w:lang w:eastAsia="en-US"/>
        </w:rPr>
      </w:pPr>
      <w:r w:rsidRPr="0027139E">
        <w:br w:type="page"/>
      </w:r>
      <w:r w:rsidRPr="00857124" w:rsidR="00ED006F">
        <w:rPr>
          <w:rStyle w:val="FontStyle13"/>
          <w:sz w:val="20"/>
          <w:szCs w:val="20"/>
          <w:u w:val="single"/>
          <w:lang w:eastAsia="en-US"/>
        </w:rPr>
        <w:t>SCHEDULE 1</w:t>
      </w:r>
    </w:p>
    <w:p w:rsidRPr="00857124" w:rsidR="00ED006F" w:rsidP="0066670A" w:rsidRDefault="00ED006F" w14:paraId="739EBEB6" w14:textId="77777777">
      <w:pPr>
        <w:pStyle w:val="Style8"/>
        <w:widowControl/>
        <w:jc w:val="center"/>
        <w:rPr>
          <w:rStyle w:val="FontStyle13"/>
          <w:sz w:val="20"/>
          <w:szCs w:val="20"/>
          <w:lang w:eastAsia="en-US"/>
        </w:rPr>
      </w:pPr>
    </w:p>
    <w:p w:rsidRPr="00C12D19" w:rsidR="00ED006F" w:rsidP="0066670A" w:rsidRDefault="00552A18" w14:paraId="2C07335F" w14:textId="5EB8F3BE">
      <w:pPr>
        <w:pStyle w:val="Heading1"/>
        <w:jc w:val="center"/>
        <w:rPr>
          <w:rFonts w:cs="Arial"/>
          <w:u w:val="none"/>
        </w:rPr>
      </w:pPr>
      <w:r>
        <w:rPr>
          <w:rFonts w:cs="Arial"/>
          <w:u w:val="none"/>
        </w:rPr>
        <w:t>Work Plan</w:t>
      </w:r>
    </w:p>
    <w:p w:rsidRPr="00857124" w:rsidR="001A0FAD" w:rsidP="001A0FAD" w:rsidRDefault="001A0FAD" w14:paraId="23C99B99" w14:textId="77777777">
      <w:pPr>
        <w:jc w:val="center"/>
        <w:rPr>
          <w:rFonts w:cs="Arial"/>
          <w:sz w:val="20"/>
          <w:szCs w:val="20"/>
        </w:rPr>
      </w:pPr>
    </w:p>
    <w:p w:rsidRPr="00BC4366" w:rsidR="00D66022" w:rsidP="55F76C79" w:rsidRDefault="00D66022" w14:paraId="3C471DCF" w14:textId="1459224F">
      <w:pPr>
        <w:jc w:val="center"/>
        <w:rPr>
          <w:rFonts w:eastAsia="Times New Roman" w:cs="Arial"/>
          <w:b/>
          <w:bCs/>
          <w:sz w:val="20"/>
          <w:szCs w:val="20"/>
          <w:lang w:val="en-US" w:eastAsia="en-US"/>
        </w:rPr>
      </w:pPr>
      <w:r w:rsidRPr="55F76C79">
        <w:rPr>
          <w:rFonts w:eastAsia="Times New Roman" w:cs="Arial"/>
          <w:b/>
          <w:bCs/>
          <w:sz w:val="20"/>
          <w:szCs w:val="20"/>
          <w:highlight w:val="yellow"/>
          <w:lang w:val="en-US" w:eastAsia="en-US"/>
        </w:rPr>
        <w:t>“</w:t>
      </w:r>
      <w:r w:rsidRPr="55F76C79" w:rsidR="186F3F69">
        <w:rPr>
          <w:rFonts w:eastAsia="Times New Roman" w:cs="Arial"/>
          <w:b/>
          <w:bCs/>
          <w:sz w:val="20"/>
          <w:szCs w:val="20"/>
          <w:highlight w:val="yellow"/>
          <w:lang w:val="en-US" w:eastAsia="en-US"/>
        </w:rPr>
        <w:t>MRI Prostate Segmentation Assistant (MRI PSA) for Radiologist to enable seamless workflow for MRI-guided prostate biopsy</w:t>
      </w:r>
      <w:r w:rsidRPr="55F76C79">
        <w:rPr>
          <w:rFonts w:eastAsia="Times New Roman" w:cs="Arial"/>
          <w:b/>
          <w:bCs/>
          <w:sz w:val="20"/>
          <w:szCs w:val="20"/>
          <w:highlight w:val="yellow"/>
          <w:lang w:val="en-US" w:eastAsia="en-US"/>
        </w:rPr>
        <w:t>”</w:t>
      </w:r>
    </w:p>
    <w:p w:rsidRPr="00BC4366" w:rsidR="00D66022" w:rsidP="00D66022" w:rsidRDefault="00D66022" w14:paraId="0F4F627F" w14:textId="10085B7A">
      <w:pPr>
        <w:jc w:val="center"/>
        <w:rPr>
          <w:rFonts w:eastAsia="Times New Roman" w:cs="Arial"/>
          <w:sz w:val="20"/>
          <w:szCs w:val="20"/>
          <w:lang w:val="en-US" w:eastAsia="en-US"/>
        </w:rPr>
      </w:pPr>
      <w:r w:rsidRPr="55F76C79">
        <w:rPr>
          <w:rFonts w:eastAsia="Times New Roman" w:cs="Arial"/>
          <w:b/>
          <w:bCs/>
          <w:sz w:val="20"/>
          <w:szCs w:val="20"/>
          <w:lang w:val="en-US" w:eastAsia="en-US"/>
        </w:rPr>
        <w:t>IRB/IACUC Reference Number: [</w:t>
      </w:r>
      <w:r w:rsidRPr="55F76C79" w:rsidR="0A0B6650">
        <w:rPr>
          <w:rFonts w:eastAsia="Times New Roman" w:cs="Arial"/>
          <w:b/>
          <w:bCs/>
          <w:sz w:val="20"/>
          <w:szCs w:val="20"/>
          <w:lang w:val="en-US" w:eastAsia="en-US"/>
        </w:rPr>
        <w:t>2025-1468</w:t>
      </w:r>
      <w:r w:rsidRPr="55F76C79">
        <w:rPr>
          <w:rFonts w:eastAsia="Times New Roman" w:cs="Arial"/>
          <w:b/>
          <w:bCs/>
          <w:sz w:val="20"/>
          <w:szCs w:val="20"/>
          <w:lang w:val="en-US" w:eastAsia="en-US"/>
        </w:rPr>
        <w:t>]</w:t>
      </w:r>
    </w:p>
    <w:p w:rsidR="001A0FAD" w:rsidP="001A0FAD" w:rsidRDefault="001A0FAD" w14:paraId="231AC573" w14:textId="77777777">
      <w:pPr>
        <w:jc w:val="center"/>
        <w:rPr>
          <w:rFonts w:eastAsia="Times New Roman" w:cs="Arial"/>
          <w:b/>
          <w:sz w:val="20"/>
          <w:szCs w:val="20"/>
          <w:lang w:val="en-US" w:eastAsia="en-US"/>
        </w:rPr>
      </w:pPr>
    </w:p>
    <w:tbl>
      <w:tblPr>
        <w:tblStyle w:val="TableGrid"/>
        <w:tblW w:w="9355" w:type="dxa"/>
        <w:tblInd w:w="-725" w:type="dxa"/>
        <w:tblLook w:val="04A0" w:firstRow="1" w:lastRow="0" w:firstColumn="1" w:lastColumn="0" w:noHBand="0" w:noVBand="1"/>
      </w:tblPr>
      <w:tblGrid>
        <w:gridCol w:w="1530"/>
        <w:gridCol w:w="4140"/>
        <w:gridCol w:w="3685"/>
      </w:tblGrid>
      <w:tr w:rsidRPr="00BC4366" w:rsidR="001A0FAD" w:rsidTr="0027139E" w14:paraId="219D6555" w14:textId="77777777">
        <w:tc>
          <w:tcPr>
            <w:tcW w:w="1530" w:type="dxa"/>
            <w:shd w:val="pct20" w:color="auto" w:fill="auto"/>
          </w:tcPr>
          <w:p w:rsidRPr="00BC4366" w:rsidR="001A0FAD" w:rsidP="0089223B" w:rsidRDefault="001A0FAD" w14:paraId="55159229" w14:textId="77777777">
            <w:pPr>
              <w:jc w:val="center"/>
              <w:rPr>
                <w:rFonts w:eastAsia="Times New Roman" w:cs="Arial"/>
                <w:b/>
                <w:sz w:val="20"/>
                <w:szCs w:val="20"/>
                <w:lang w:val="en-US" w:eastAsia="en-US"/>
              </w:rPr>
            </w:pPr>
            <w:r w:rsidRPr="00BC4366">
              <w:rPr>
                <w:rFonts w:eastAsia="Times New Roman" w:cs="Arial"/>
                <w:b/>
                <w:sz w:val="20"/>
                <w:szCs w:val="20"/>
                <w:lang w:val="en-US" w:eastAsia="en-US"/>
              </w:rPr>
              <w:t>Date</w:t>
            </w:r>
          </w:p>
        </w:tc>
        <w:tc>
          <w:tcPr>
            <w:tcW w:w="4140" w:type="dxa"/>
            <w:shd w:val="pct20" w:color="auto" w:fill="auto"/>
          </w:tcPr>
          <w:p w:rsidRPr="0027139E" w:rsidR="001A0FAD" w:rsidP="0089223B" w:rsidRDefault="00DE132D" w14:paraId="37951061" w14:textId="385674DB">
            <w:pPr>
              <w:jc w:val="center"/>
              <w:rPr>
                <w:b/>
                <w:sz w:val="20"/>
                <w:lang w:val="en-US"/>
              </w:rPr>
            </w:pPr>
            <w:r w:rsidRPr="00DE132D">
              <w:rPr>
                <w:rFonts w:cs="Arial"/>
                <w:b/>
                <w:sz w:val="20"/>
                <w:szCs w:val="20"/>
              </w:rPr>
              <w:t>Singapore General Hospital Pte Ltd</w:t>
            </w:r>
            <w:r w:rsidRPr="00DE132D" w:rsidDel="001535FB">
              <w:rPr>
                <w:rFonts w:cs="Arial"/>
                <w:b/>
                <w:sz w:val="20"/>
                <w:szCs w:val="20"/>
                <w:highlight w:val="yellow"/>
              </w:rPr>
              <w:t xml:space="preserve"> </w:t>
            </w:r>
          </w:p>
        </w:tc>
        <w:tc>
          <w:tcPr>
            <w:tcW w:w="3685" w:type="dxa"/>
            <w:shd w:val="pct20" w:color="auto" w:fill="auto"/>
          </w:tcPr>
          <w:p w:rsidRPr="00BC4366" w:rsidR="001A0FAD" w:rsidP="0089223B" w:rsidRDefault="00DE132D" w14:paraId="6CA218C6" w14:textId="16A7DCFB">
            <w:pPr>
              <w:jc w:val="center"/>
              <w:rPr>
                <w:rFonts w:eastAsia="Times New Roman" w:cs="Arial"/>
                <w:sz w:val="20"/>
                <w:szCs w:val="20"/>
                <w:lang w:val="en-US" w:eastAsia="en-US"/>
              </w:rPr>
            </w:pPr>
            <w:proofErr w:type="spellStart"/>
            <w:r w:rsidRPr="00664D2F">
              <w:rPr>
                <w:rFonts w:cs="Arial"/>
                <w:b/>
                <w:bCs/>
                <w:sz w:val="20"/>
                <w:szCs w:val="20"/>
              </w:rPr>
              <w:t>Biobot</w:t>
            </w:r>
            <w:proofErr w:type="spellEnd"/>
            <w:r w:rsidRPr="00664D2F">
              <w:rPr>
                <w:rFonts w:cs="Arial"/>
                <w:b/>
                <w:bCs/>
                <w:sz w:val="20"/>
                <w:szCs w:val="20"/>
              </w:rPr>
              <w:t xml:space="preserve"> Surgical Pte. Ltd.</w:t>
            </w:r>
          </w:p>
        </w:tc>
      </w:tr>
      <w:tr w:rsidRPr="00BC4366" w:rsidR="001A0FAD" w:rsidTr="0027139E" w14:paraId="079F9C9D" w14:textId="77777777">
        <w:tc>
          <w:tcPr>
            <w:tcW w:w="1530" w:type="dxa"/>
            <w:vAlign w:val="center"/>
          </w:tcPr>
          <w:p w:rsidRPr="00BC4366" w:rsidR="001A0FAD" w:rsidP="001A0FAD" w:rsidRDefault="001A0FAD" w14:paraId="2E453C08" w14:textId="0B593223">
            <w:pPr>
              <w:rPr>
                <w:rFonts w:eastAsia="Times New Roman" w:cs="Arial"/>
                <w:sz w:val="20"/>
                <w:szCs w:val="20"/>
                <w:lang w:val="en-US" w:eastAsia="en-US"/>
              </w:rPr>
            </w:pPr>
            <w:r w:rsidRPr="00BC4366">
              <w:rPr>
                <w:rFonts w:eastAsia="Times New Roman" w:cs="Arial"/>
                <w:sz w:val="20"/>
                <w:szCs w:val="20"/>
                <w:lang w:val="en-US" w:eastAsia="en-US"/>
              </w:rPr>
              <w:t xml:space="preserve">See </w:t>
            </w:r>
            <w:r>
              <w:rPr>
                <w:rFonts w:eastAsia="Times New Roman" w:cs="Arial"/>
                <w:sz w:val="20"/>
                <w:szCs w:val="20"/>
                <w:lang w:val="en-US" w:eastAsia="en-US"/>
              </w:rPr>
              <w:t xml:space="preserve">Effective </w:t>
            </w:r>
            <w:r w:rsidRPr="00BC4366">
              <w:rPr>
                <w:rFonts w:eastAsia="Times New Roman" w:cs="Arial"/>
                <w:sz w:val="20"/>
                <w:szCs w:val="20"/>
                <w:lang w:val="en-US" w:eastAsia="en-US"/>
              </w:rPr>
              <w:t xml:space="preserve">Date </w:t>
            </w:r>
            <w:r>
              <w:rPr>
                <w:rFonts w:eastAsia="Times New Roman" w:cs="Arial"/>
                <w:sz w:val="20"/>
                <w:szCs w:val="20"/>
                <w:lang w:val="en-US" w:eastAsia="en-US"/>
              </w:rPr>
              <w:t>above</w:t>
            </w:r>
          </w:p>
        </w:tc>
        <w:tc>
          <w:tcPr>
            <w:tcW w:w="4140" w:type="dxa"/>
          </w:tcPr>
          <w:p w:rsidRPr="00BC4366" w:rsidR="001A0FAD" w:rsidP="0089223B" w:rsidRDefault="001A0FAD" w14:paraId="311CC3B1" w14:textId="77777777">
            <w:pPr>
              <w:rPr>
                <w:rFonts w:eastAsia="Times New Roman" w:cs="Arial"/>
                <w:sz w:val="20"/>
                <w:szCs w:val="20"/>
                <w:lang w:val="en-US" w:eastAsia="en-US"/>
              </w:rPr>
            </w:pPr>
          </w:p>
          <w:p w:rsidRPr="00BC4366" w:rsidR="001A0FAD" w:rsidP="0089223B" w:rsidRDefault="001A0FAD" w14:paraId="378C2D66" w14:textId="77777777">
            <w:pPr>
              <w:rPr>
                <w:rFonts w:eastAsia="Times New Roman" w:cs="Arial"/>
                <w:sz w:val="20"/>
                <w:szCs w:val="20"/>
                <w:lang w:val="en-US" w:eastAsia="en-US"/>
              </w:rPr>
            </w:pPr>
          </w:p>
          <w:p w:rsidRPr="00BC4366" w:rsidR="001A0FAD" w:rsidP="0089223B" w:rsidRDefault="001A0FAD" w14:paraId="17B68291" w14:textId="77777777">
            <w:pPr>
              <w:rPr>
                <w:rFonts w:eastAsia="Times New Roman" w:cs="Arial"/>
                <w:sz w:val="20"/>
                <w:szCs w:val="20"/>
                <w:lang w:val="en-US" w:eastAsia="en-US"/>
              </w:rPr>
            </w:pPr>
          </w:p>
          <w:p w:rsidRPr="00BC4366" w:rsidR="001A0FAD" w:rsidP="0089223B" w:rsidRDefault="001A0FAD" w14:paraId="4FBBA65A" w14:textId="77777777">
            <w:pPr>
              <w:rPr>
                <w:rFonts w:eastAsia="Times New Roman" w:cs="Arial"/>
                <w:sz w:val="20"/>
                <w:szCs w:val="20"/>
                <w:lang w:val="en-US" w:eastAsia="en-US"/>
              </w:rPr>
            </w:pPr>
            <w:r w:rsidRPr="00BC4366">
              <w:rPr>
                <w:rFonts w:eastAsia="Times New Roman" w:cs="Arial"/>
                <w:sz w:val="20"/>
                <w:szCs w:val="20"/>
                <w:lang w:val="en-US" w:eastAsia="en-US"/>
              </w:rPr>
              <w:t>_____________________</w:t>
            </w:r>
          </w:p>
          <w:p w:rsidRPr="00BC4366" w:rsidR="001A0FAD" w:rsidP="0089223B" w:rsidRDefault="001A0FAD" w14:paraId="6CE9B4F1" w14:textId="7FDDCFB7">
            <w:pPr>
              <w:rPr>
                <w:rFonts w:eastAsia="Times New Roman" w:cs="Arial"/>
                <w:sz w:val="20"/>
                <w:szCs w:val="20"/>
                <w:lang w:val="en-US" w:eastAsia="en-US"/>
              </w:rPr>
            </w:pPr>
            <w:r w:rsidRPr="00BC4366">
              <w:rPr>
                <w:rFonts w:eastAsia="Times New Roman" w:cs="Arial"/>
                <w:sz w:val="20"/>
                <w:szCs w:val="20"/>
                <w:lang w:val="en-US" w:eastAsia="en-US"/>
              </w:rPr>
              <w:t>Name:</w:t>
            </w:r>
            <w:r w:rsidR="00DE132D">
              <w:rPr>
                <w:rFonts w:eastAsia="Times New Roman" w:cs="Arial"/>
                <w:sz w:val="20"/>
                <w:szCs w:val="20"/>
                <w:lang w:val="en-US" w:eastAsia="en-US"/>
              </w:rPr>
              <w:t xml:space="preserve"> Prof Julian </w:t>
            </w:r>
            <w:proofErr w:type="spellStart"/>
            <w:r w:rsidR="00DE132D">
              <w:rPr>
                <w:rFonts w:eastAsia="Times New Roman" w:cs="Arial"/>
                <w:sz w:val="20"/>
                <w:szCs w:val="20"/>
                <w:lang w:val="en-US" w:eastAsia="en-US"/>
              </w:rPr>
              <w:t>Thumboo</w:t>
            </w:r>
            <w:proofErr w:type="spellEnd"/>
          </w:p>
          <w:p w:rsidRPr="00BC4366" w:rsidR="001A0FAD" w:rsidP="0089223B" w:rsidRDefault="001A0FAD" w14:paraId="5CCF711E" w14:textId="1B9E9C9B">
            <w:pPr>
              <w:rPr>
                <w:rFonts w:eastAsia="Times New Roman" w:cs="Arial"/>
                <w:sz w:val="20"/>
                <w:szCs w:val="20"/>
                <w:lang w:val="en-US" w:eastAsia="en-US"/>
              </w:rPr>
            </w:pPr>
            <w:r w:rsidRPr="00BC4366">
              <w:rPr>
                <w:rFonts w:eastAsia="Times New Roman" w:cs="Arial"/>
                <w:sz w:val="20"/>
                <w:szCs w:val="20"/>
                <w:lang w:val="en-US" w:eastAsia="en-US"/>
              </w:rPr>
              <w:t>Designation:</w:t>
            </w:r>
            <w:r w:rsidR="00DE132D">
              <w:rPr>
                <w:rFonts w:eastAsia="Times New Roman" w:cs="Arial"/>
                <w:sz w:val="20"/>
                <w:szCs w:val="20"/>
                <w:lang w:val="en-US" w:eastAsia="en-US"/>
              </w:rPr>
              <w:t xml:space="preserve"> Research &amp; Innovation Director</w:t>
            </w:r>
          </w:p>
          <w:p w:rsidRPr="00BC4366" w:rsidR="001A0FAD" w:rsidP="0018555D" w:rsidRDefault="001A0FAD" w14:paraId="1D337793" w14:textId="77777777">
            <w:pPr>
              <w:rPr>
                <w:rFonts w:eastAsia="Times New Roman" w:cs="Arial"/>
                <w:sz w:val="20"/>
                <w:szCs w:val="20"/>
                <w:lang w:val="en-US" w:eastAsia="en-US"/>
              </w:rPr>
            </w:pPr>
          </w:p>
        </w:tc>
        <w:tc>
          <w:tcPr>
            <w:tcW w:w="3685" w:type="dxa"/>
          </w:tcPr>
          <w:p w:rsidRPr="00BC4366" w:rsidR="001A0FAD" w:rsidP="0089223B" w:rsidRDefault="001A0FAD" w14:paraId="5A7EF68D" w14:textId="77777777">
            <w:pPr>
              <w:rPr>
                <w:rFonts w:eastAsia="Times New Roman" w:cs="Arial"/>
                <w:sz w:val="20"/>
                <w:szCs w:val="20"/>
                <w:lang w:val="en-US" w:eastAsia="en-US"/>
              </w:rPr>
            </w:pPr>
          </w:p>
          <w:p w:rsidRPr="00BC4366" w:rsidR="001A0FAD" w:rsidP="0089223B" w:rsidRDefault="001A0FAD" w14:paraId="53C5693F" w14:textId="77777777">
            <w:pPr>
              <w:rPr>
                <w:rFonts w:eastAsia="Times New Roman" w:cs="Arial"/>
                <w:sz w:val="20"/>
                <w:szCs w:val="20"/>
                <w:lang w:val="en-US" w:eastAsia="en-US"/>
              </w:rPr>
            </w:pPr>
          </w:p>
          <w:p w:rsidRPr="00BC4366" w:rsidR="001A0FAD" w:rsidP="0089223B" w:rsidRDefault="001A0FAD" w14:paraId="5763708D" w14:textId="77777777">
            <w:pPr>
              <w:rPr>
                <w:rFonts w:eastAsia="Times New Roman" w:cs="Arial"/>
                <w:sz w:val="20"/>
                <w:szCs w:val="20"/>
                <w:lang w:val="en-US" w:eastAsia="en-US"/>
              </w:rPr>
            </w:pPr>
          </w:p>
          <w:p w:rsidRPr="00BC4366" w:rsidR="001A0FAD" w:rsidP="0089223B" w:rsidRDefault="001A0FAD" w14:paraId="1CE1A2D2" w14:textId="77777777">
            <w:pPr>
              <w:rPr>
                <w:rFonts w:eastAsia="Times New Roman" w:cs="Arial"/>
                <w:sz w:val="20"/>
                <w:szCs w:val="20"/>
                <w:lang w:val="en-US" w:eastAsia="en-US"/>
              </w:rPr>
            </w:pPr>
            <w:r w:rsidRPr="00BC4366">
              <w:rPr>
                <w:rFonts w:eastAsia="Times New Roman" w:cs="Arial"/>
                <w:sz w:val="20"/>
                <w:szCs w:val="20"/>
                <w:lang w:val="en-US" w:eastAsia="en-US"/>
              </w:rPr>
              <w:t>_____________________</w:t>
            </w:r>
          </w:p>
          <w:p w:rsidRPr="00BC4366" w:rsidR="001A0FAD" w:rsidP="0089223B" w:rsidRDefault="001A0FAD" w14:paraId="173024B7" w14:textId="225321C3">
            <w:pPr>
              <w:rPr>
                <w:rFonts w:eastAsia="Times New Roman" w:cs="Arial"/>
                <w:sz w:val="20"/>
                <w:szCs w:val="20"/>
                <w:lang w:val="en-US" w:eastAsia="en-US"/>
              </w:rPr>
            </w:pPr>
            <w:r w:rsidRPr="00BC4366">
              <w:rPr>
                <w:rFonts w:eastAsia="Times New Roman" w:cs="Arial"/>
                <w:sz w:val="20"/>
                <w:szCs w:val="20"/>
                <w:lang w:val="en-US" w:eastAsia="en-US"/>
              </w:rPr>
              <w:t>Name:</w:t>
            </w:r>
            <w:r w:rsidR="00DE132D">
              <w:rPr>
                <w:rFonts w:eastAsia="Times New Roman" w:cs="Arial"/>
                <w:sz w:val="20"/>
                <w:szCs w:val="20"/>
                <w:lang w:val="en-US" w:eastAsia="en-US"/>
              </w:rPr>
              <w:t xml:space="preserve"> </w:t>
            </w:r>
            <w:r w:rsidRPr="00DE132D" w:rsidR="00DE132D">
              <w:rPr>
                <w:rFonts w:eastAsia="Times New Roman" w:cs="Arial"/>
                <w:sz w:val="20"/>
                <w:szCs w:val="20"/>
                <w:lang w:val="en-US" w:eastAsia="en-US"/>
              </w:rPr>
              <w:t>Mr Albert Lee</w:t>
            </w:r>
          </w:p>
          <w:p w:rsidRPr="00BC4366" w:rsidR="001A0FAD" w:rsidP="0089223B" w:rsidRDefault="001A0FAD" w14:paraId="2CFD2C77" w14:textId="03628295">
            <w:pPr>
              <w:rPr>
                <w:rFonts w:eastAsia="Times New Roman" w:cs="Arial"/>
                <w:sz w:val="20"/>
                <w:szCs w:val="20"/>
                <w:lang w:val="en-US" w:eastAsia="en-US"/>
              </w:rPr>
            </w:pPr>
            <w:r w:rsidRPr="00BC4366">
              <w:rPr>
                <w:rFonts w:eastAsia="Times New Roman" w:cs="Arial"/>
                <w:sz w:val="20"/>
                <w:szCs w:val="20"/>
                <w:lang w:val="en-US" w:eastAsia="en-US"/>
              </w:rPr>
              <w:t>Designation:</w:t>
            </w:r>
            <w:r w:rsidR="00DE132D">
              <w:rPr>
                <w:rFonts w:eastAsia="Times New Roman" w:cs="Arial"/>
                <w:sz w:val="20"/>
                <w:szCs w:val="20"/>
                <w:lang w:val="en-US" w:eastAsia="en-US"/>
              </w:rPr>
              <w:t xml:space="preserve"> </w:t>
            </w:r>
            <w:r w:rsidRPr="00DE132D" w:rsidR="00DE132D">
              <w:rPr>
                <w:rFonts w:eastAsia="Times New Roman" w:cs="Arial"/>
                <w:sz w:val="20"/>
                <w:szCs w:val="20"/>
                <w:lang w:val="en-US" w:eastAsia="en-US"/>
              </w:rPr>
              <w:t>Chief Executive Officer</w:t>
            </w:r>
          </w:p>
        </w:tc>
      </w:tr>
    </w:tbl>
    <w:p w:rsidR="001A0FAD" w:rsidP="001A0FAD" w:rsidRDefault="001A0FAD" w14:paraId="1147DC2D" w14:textId="77777777">
      <w:pPr>
        <w:rPr>
          <w:rFonts w:eastAsia="Times New Roman" w:cs="Arial"/>
          <w:sz w:val="20"/>
          <w:szCs w:val="20"/>
          <w:lang w:val="en-US" w:eastAsia="en-US"/>
        </w:rPr>
      </w:pPr>
    </w:p>
    <w:p w:rsidRPr="00BC4366" w:rsidR="001A0FAD" w:rsidP="001A0FAD" w:rsidRDefault="001A0FAD" w14:paraId="0CD6531D" w14:textId="77777777">
      <w:pPr>
        <w:rPr>
          <w:rFonts w:eastAsia="Times New Roman" w:cs="Arial"/>
          <w:sz w:val="20"/>
          <w:szCs w:val="20"/>
          <w:lang w:val="en-US" w:eastAsia="en-US"/>
        </w:rPr>
      </w:pPr>
    </w:p>
    <w:p w:rsidRPr="00BC4366" w:rsidR="001A0FAD" w:rsidP="001A0FAD" w:rsidRDefault="001A0FAD" w14:paraId="153F2BD2" w14:textId="77777777">
      <w:pPr>
        <w:ind w:left="720" w:hanging="720"/>
        <w:rPr>
          <w:rFonts w:eastAsia="Times New Roman" w:cs="Arial"/>
          <w:b/>
          <w:sz w:val="20"/>
          <w:szCs w:val="20"/>
          <w:lang w:val="en-US" w:eastAsia="en-US"/>
        </w:rPr>
      </w:pPr>
      <w:r w:rsidRPr="00BC4366">
        <w:rPr>
          <w:rFonts w:eastAsia="Times New Roman" w:cs="Arial"/>
          <w:b/>
          <w:sz w:val="20"/>
          <w:szCs w:val="20"/>
          <w:lang w:val="en-US" w:eastAsia="en-US"/>
        </w:rPr>
        <w:t>1.</w:t>
      </w:r>
      <w:r w:rsidRPr="00BC4366">
        <w:rPr>
          <w:rFonts w:eastAsia="Times New Roman" w:cs="Arial"/>
          <w:b/>
          <w:sz w:val="20"/>
          <w:szCs w:val="20"/>
          <w:lang w:val="en-US" w:eastAsia="en-US"/>
        </w:rPr>
        <w:tab/>
      </w:r>
      <w:r w:rsidRPr="00BC4366">
        <w:rPr>
          <w:rFonts w:eastAsia="Times New Roman" w:cs="Arial"/>
          <w:b/>
          <w:sz w:val="20"/>
          <w:szCs w:val="20"/>
          <w:lang w:val="en-US" w:eastAsia="en-US"/>
        </w:rPr>
        <w:t>BACKGROUND/ INTRODUCTION / OBJECTIVES</w:t>
      </w:r>
    </w:p>
    <w:p w:rsidRPr="00BC4366" w:rsidR="00D66022" w:rsidP="00D66022" w:rsidRDefault="00D66022" w14:paraId="1C88B010" w14:textId="77777777">
      <w:pPr>
        <w:ind w:left="720" w:hanging="720"/>
        <w:rPr>
          <w:rFonts w:eastAsia="Times New Roman" w:cs="Arial"/>
          <w:sz w:val="20"/>
          <w:szCs w:val="20"/>
          <w:lang w:val="en-US" w:eastAsia="en-US"/>
        </w:rPr>
      </w:pPr>
      <w:r w:rsidRPr="00BC4366">
        <w:rPr>
          <w:rFonts w:eastAsia="Times New Roman" w:cs="Arial"/>
          <w:b/>
          <w:sz w:val="20"/>
          <w:szCs w:val="20"/>
          <w:lang w:val="en-US" w:eastAsia="en-US"/>
        </w:rPr>
        <w:tab/>
      </w:r>
      <w:r w:rsidRPr="55F76C79">
        <w:rPr>
          <w:rFonts w:eastAsia="Times New Roman" w:cs="Arial"/>
          <w:i/>
          <w:iCs/>
          <w:sz w:val="20"/>
          <w:szCs w:val="20"/>
          <w:lang w:val="en-US" w:eastAsia="en-US"/>
        </w:rPr>
        <w:t>(Any one of these titles is appropriate. Should include background to origin of work / collaboration - details as necessary can be included)</w:t>
      </w:r>
    </w:p>
    <w:p w:rsidR="26C2A3D4" w:rsidP="55F76C79" w:rsidRDefault="26C2A3D4" w14:paraId="7472B430" w14:textId="59F49E3D">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Prostate cancer is the fourth most common cancer among men in Southeast Asia and is the most common cancer among men in 112 countries worldwide</w:t>
      </w:r>
      <w:r w:rsidRPr="55F76C79">
        <w:rPr>
          <w:rFonts w:eastAsia="Arial" w:cs="Arial"/>
          <w:color w:val="000000" w:themeColor="text1"/>
          <w:sz w:val="20"/>
          <w:szCs w:val="20"/>
          <w:vertAlign w:val="superscript"/>
        </w:rPr>
        <w:t>1,2</w:t>
      </w:r>
      <w:r w:rsidRPr="55F76C79">
        <w:rPr>
          <w:rFonts w:eastAsia="Arial" w:cs="Arial"/>
          <w:color w:val="000000" w:themeColor="text1"/>
          <w:sz w:val="20"/>
          <w:szCs w:val="20"/>
        </w:rPr>
        <w:t xml:space="preserve">, with early detection being crucial for optimal patient outcomes. </w:t>
      </w:r>
      <w:proofErr w:type="spellStart"/>
      <w:r w:rsidRPr="55F76C79">
        <w:rPr>
          <w:rFonts w:eastAsia="Arial" w:cs="Arial"/>
          <w:color w:val="000000" w:themeColor="text1"/>
          <w:sz w:val="20"/>
          <w:szCs w:val="20"/>
        </w:rPr>
        <w:t>Multiparametric</w:t>
      </w:r>
      <w:proofErr w:type="spellEnd"/>
      <w:r w:rsidRPr="55F76C79">
        <w:rPr>
          <w:rFonts w:eastAsia="Arial" w:cs="Arial"/>
          <w:color w:val="000000" w:themeColor="text1"/>
          <w:sz w:val="20"/>
          <w:szCs w:val="20"/>
        </w:rPr>
        <w:t xml:space="preserve"> MRI has revolutionised prostate cancer diagnosis by enabling precise identification of suspicious lesions and improving the accuracy of targeted biopsies</w:t>
      </w:r>
      <w:r w:rsidRPr="55F76C79">
        <w:rPr>
          <w:rFonts w:eastAsia="Arial" w:cs="Arial"/>
          <w:color w:val="000000" w:themeColor="text1"/>
          <w:sz w:val="20"/>
          <w:szCs w:val="20"/>
          <w:vertAlign w:val="superscript"/>
        </w:rPr>
        <w:t>3,4</w:t>
      </w:r>
      <w:r w:rsidRPr="55F76C79">
        <w:rPr>
          <w:rFonts w:eastAsia="Arial" w:cs="Arial"/>
          <w:color w:val="000000" w:themeColor="text1"/>
          <w:sz w:val="20"/>
          <w:szCs w:val="20"/>
        </w:rPr>
        <w:t>. At our institution, we perform over 1,700 prostate MRI examinations annually, with approximately 42% of these cases proceeding to MRI-guided targeted biopsy.</w:t>
      </w:r>
    </w:p>
    <w:p w:rsidR="26C2A3D4" w:rsidP="55F76C79" w:rsidRDefault="26C2A3D4" w14:paraId="362E9D99" w14:textId="2B7CA604">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The current workflow for MRI-guided prostate biopsy at SGH involves meticulous manual contouring of the prostate gland and suspicious lesions by specialist radiologists using a vendor provided proprietary software (</w:t>
      </w:r>
      <w:proofErr w:type="spellStart"/>
      <w:r w:rsidRPr="55F76C79">
        <w:rPr>
          <w:rFonts w:eastAsia="Arial" w:cs="Arial"/>
          <w:color w:val="000000" w:themeColor="text1"/>
          <w:sz w:val="20"/>
          <w:szCs w:val="20"/>
        </w:rPr>
        <w:t>Urofusion</w:t>
      </w:r>
      <w:proofErr w:type="spellEnd"/>
      <w:r w:rsidRPr="55F76C79">
        <w:rPr>
          <w:rFonts w:eastAsia="Arial" w:cs="Arial"/>
          <w:color w:val="000000" w:themeColor="text1"/>
          <w:sz w:val="20"/>
          <w:szCs w:val="20"/>
        </w:rPr>
        <w:t xml:space="preserve">, </w:t>
      </w:r>
      <w:proofErr w:type="spellStart"/>
      <w:r w:rsidRPr="55F76C79">
        <w:rPr>
          <w:rFonts w:eastAsia="Arial" w:cs="Arial"/>
          <w:color w:val="000000" w:themeColor="text1"/>
          <w:sz w:val="20"/>
          <w:szCs w:val="20"/>
        </w:rPr>
        <w:t>Biobot</w:t>
      </w:r>
      <w:proofErr w:type="spellEnd"/>
      <w:r w:rsidRPr="55F76C79">
        <w:rPr>
          <w:rFonts w:eastAsia="Arial" w:cs="Arial"/>
          <w:color w:val="000000" w:themeColor="text1"/>
          <w:sz w:val="20"/>
          <w:szCs w:val="20"/>
        </w:rPr>
        <w:t xml:space="preserve">). This labour-intensive process requires approximately 16 minutes per case at our centre </w:t>
      </w:r>
      <w:r w:rsidRPr="55F76C79">
        <w:rPr>
          <w:rFonts w:eastAsia="Arial" w:cs="Arial"/>
          <w:i/>
          <w:iCs/>
          <w:color w:val="000000" w:themeColor="text1"/>
          <w:sz w:val="20"/>
          <w:szCs w:val="20"/>
        </w:rPr>
        <w:t xml:space="preserve">(more than half the time it takes to report a MRI Prostate – 30 mins), </w:t>
      </w:r>
      <w:r w:rsidRPr="55F76C79">
        <w:rPr>
          <w:rFonts w:eastAsia="Arial" w:cs="Arial"/>
          <w:color w:val="000000" w:themeColor="text1"/>
          <w:sz w:val="20"/>
          <w:szCs w:val="20"/>
        </w:rPr>
        <w:t>creating additional work for the radiologists. Furthermore, the manual transfer of contoured images to our robotic biopsy system involves multiple steps, increasing the risk of human error and adding substantial time to the procedure preparation.</w:t>
      </w:r>
    </w:p>
    <w:p w:rsidR="26C2A3D4" w:rsidP="55F76C79" w:rsidRDefault="26C2A3D4" w14:paraId="4A12AD64" w14:textId="178CE29E">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Despite the high accuracy of specialist radiologists in prostate contouring, the time-consuming nature of this task limits the number of cases that can be processed daily. This creates delays in the diagnostic pathway and potentially impacts patient care. Additionally, the complexity of the current workflow can lead to scheduling inefficiencies and increased costs for the healthcare system.</w:t>
      </w:r>
    </w:p>
    <w:p w:rsidR="26C2A3D4" w:rsidP="55F76C79" w:rsidRDefault="26C2A3D4" w14:paraId="58FA9B00" w14:textId="6090CA13">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 xml:space="preserve">While several commercially available MRI Prostate AI solutions offer similar capabilities, integration within our local work environment has been challenging due to our complex Information Technology infrastructure and security requirements. Beyond the initial capital investment required for integration, their operational costs are prohibitively expensive </w:t>
      </w:r>
      <w:r w:rsidRPr="55F76C79">
        <w:rPr>
          <w:rFonts w:eastAsia="Arial" w:cs="Arial"/>
          <w:i/>
          <w:iCs/>
          <w:color w:val="000000" w:themeColor="text1"/>
          <w:sz w:val="20"/>
          <w:szCs w:val="20"/>
        </w:rPr>
        <w:t>(USD $50 per MRI prostate by Lucida Medical Prostate AI)</w:t>
      </w:r>
      <w:r w:rsidRPr="55F76C79">
        <w:rPr>
          <w:rFonts w:eastAsia="Arial" w:cs="Arial"/>
          <w:color w:val="000000" w:themeColor="text1"/>
          <w:sz w:val="20"/>
          <w:szCs w:val="20"/>
        </w:rPr>
        <w:t>, and their segmentation output files may be incompatible with our robotic surgery platform (</w:t>
      </w:r>
      <w:proofErr w:type="spellStart"/>
      <w:r w:rsidRPr="55F76C79">
        <w:rPr>
          <w:rFonts w:eastAsia="Arial" w:cs="Arial"/>
          <w:color w:val="000000" w:themeColor="text1"/>
          <w:sz w:val="20"/>
          <w:szCs w:val="20"/>
        </w:rPr>
        <w:t>Biobot</w:t>
      </w:r>
      <w:proofErr w:type="spellEnd"/>
      <w:r w:rsidRPr="55F76C79">
        <w:rPr>
          <w:rFonts w:eastAsia="Arial" w:cs="Arial"/>
          <w:color w:val="000000" w:themeColor="text1"/>
          <w:sz w:val="20"/>
          <w:szCs w:val="20"/>
        </w:rPr>
        <w:t>). Although there is strong interest in evaluating these models on our local data to assist radiologist’s work, these limitations have significantly hampered progress.</w:t>
      </w:r>
    </w:p>
    <w:p w:rsidR="26C2A3D4" w:rsidP="55F76C79" w:rsidRDefault="26C2A3D4" w14:paraId="22736CA9" w14:textId="76D71CA8">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Our recent AISG-funded project Radiology-Pathology Information Exchange Resource (RAPIER) has successfully integrated a radiology AI platform (CARPL) within SGH Department of Diagnostic Radiology for its trial deployment</w:t>
      </w:r>
      <w:r w:rsidRPr="55F76C79">
        <w:rPr>
          <w:rFonts w:eastAsia="Arial" w:cs="Arial"/>
          <w:color w:val="000000" w:themeColor="text1"/>
          <w:sz w:val="20"/>
          <w:szCs w:val="20"/>
          <w:vertAlign w:val="superscript"/>
        </w:rPr>
        <w:t>5</w:t>
      </w:r>
      <w:r w:rsidRPr="55F76C79">
        <w:rPr>
          <w:rFonts w:eastAsia="Arial" w:cs="Arial"/>
          <w:color w:val="000000" w:themeColor="text1"/>
          <w:sz w:val="20"/>
          <w:szCs w:val="20"/>
        </w:rPr>
        <w:t>. This platform enables rapid and low-cost evaluation and trial deployment of AI solutions in the hospital environment, facilitating agile development and deployment of in-house radiology AI solutions.</w:t>
      </w:r>
    </w:p>
    <w:p w:rsidR="26C2A3D4" w:rsidP="55F76C79" w:rsidRDefault="26C2A3D4" w14:paraId="7160ACFA" w14:textId="6D75D16D">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 xml:space="preserve">We propose developing an artificial intelligence model that can automatically contour the prostate gland from MRI images within five minutes, while seamlessly integrating with our existing robotic biopsy system. Through collaboration with </w:t>
      </w:r>
      <w:proofErr w:type="spellStart"/>
      <w:r w:rsidRPr="55F76C79">
        <w:rPr>
          <w:rFonts w:eastAsia="Arial" w:cs="Arial"/>
          <w:color w:val="000000" w:themeColor="text1"/>
          <w:sz w:val="20"/>
          <w:szCs w:val="20"/>
        </w:rPr>
        <w:t>Biobot</w:t>
      </w:r>
      <w:proofErr w:type="spellEnd"/>
      <w:r w:rsidRPr="55F76C79">
        <w:rPr>
          <w:rFonts w:eastAsia="Arial" w:cs="Arial"/>
          <w:color w:val="000000" w:themeColor="text1"/>
          <w:sz w:val="20"/>
          <w:szCs w:val="20"/>
        </w:rPr>
        <w:t>, we aim to create a streamlined workflow that will significantly reduce procedure preparation time, improve efficiency, and maintain the high diagnostic standards expected in prostate cancer care.</w:t>
      </w:r>
    </w:p>
    <w:p w:rsidR="26C2A3D4" w:rsidP="55F76C79" w:rsidRDefault="26C2A3D4" w14:paraId="75A087FA" w14:textId="0E5976EB">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This innovation has the potential to transform our current practice by:</w:t>
      </w:r>
    </w:p>
    <w:p w:rsidR="26C2A3D4" w:rsidP="55F76C79" w:rsidRDefault="26C2A3D4" w14:paraId="524972F0" w14:textId="711704B2">
      <w:pPr>
        <w:pStyle w:val="ListParagraph"/>
        <w:numPr>
          <w:ilvl w:val="0"/>
          <w:numId w:val="2"/>
        </w:numPr>
        <w:spacing w:line="264" w:lineRule="auto"/>
        <w:jc w:val="both"/>
        <w:rPr>
          <w:rFonts w:eastAsia="Arial" w:cs="Arial"/>
          <w:color w:val="000000" w:themeColor="text1"/>
          <w:sz w:val="20"/>
          <w:szCs w:val="20"/>
          <w:lang w:val="en-US"/>
        </w:rPr>
      </w:pPr>
      <w:r w:rsidRPr="55F76C79">
        <w:rPr>
          <w:rFonts w:eastAsia="Arial" w:cs="Arial"/>
          <w:color w:val="000000" w:themeColor="text1"/>
          <w:sz w:val="20"/>
          <w:szCs w:val="20"/>
        </w:rPr>
        <w:t>Reducing radiologist contouring time from 16 minutes to approximately 5 minutes per case.</w:t>
      </w:r>
    </w:p>
    <w:p w:rsidR="26C2A3D4" w:rsidP="55F76C79" w:rsidRDefault="26C2A3D4" w14:paraId="75793FA5" w14:textId="2856D080">
      <w:pPr>
        <w:pStyle w:val="ListParagraph"/>
        <w:numPr>
          <w:ilvl w:val="0"/>
          <w:numId w:val="2"/>
        </w:numPr>
        <w:spacing w:line="264" w:lineRule="auto"/>
        <w:jc w:val="both"/>
        <w:rPr>
          <w:rFonts w:eastAsia="Arial" w:cs="Arial"/>
          <w:color w:val="000000" w:themeColor="text1"/>
          <w:sz w:val="20"/>
          <w:szCs w:val="20"/>
          <w:lang w:val="en-US"/>
        </w:rPr>
      </w:pPr>
      <w:r w:rsidRPr="55F76C79">
        <w:rPr>
          <w:rFonts w:eastAsia="Arial" w:cs="Arial"/>
          <w:color w:val="000000" w:themeColor="text1"/>
          <w:sz w:val="20"/>
          <w:szCs w:val="20"/>
        </w:rPr>
        <w:t>Improve clinical workflow and allow more seamless integration with the vendor’s surgical system.</w:t>
      </w:r>
    </w:p>
    <w:p w:rsidR="26C2A3D4" w:rsidP="55F76C79" w:rsidRDefault="26C2A3D4" w14:paraId="06732738" w14:textId="517CFFCE">
      <w:pPr>
        <w:spacing w:line="264" w:lineRule="auto"/>
        <w:ind w:firstLine="709"/>
        <w:jc w:val="both"/>
        <w:rPr>
          <w:rFonts w:eastAsia="Arial" w:cs="Arial"/>
          <w:color w:val="000000" w:themeColor="text1"/>
          <w:sz w:val="20"/>
          <w:szCs w:val="20"/>
          <w:lang w:val="en-US"/>
        </w:rPr>
      </w:pPr>
      <w:r w:rsidRPr="55F76C79">
        <w:rPr>
          <w:rFonts w:eastAsia="Arial" w:cs="Arial"/>
          <w:color w:val="000000" w:themeColor="text1"/>
          <w:sz w:val="20"/>
          <w:szCs w:val="20"/>
        </w:rPr>
        <w:t>Our preliminary data suggests that this automated approach could save approximately 300 radiologist hours annually at our institution alone, while maintaining diagnostic accuracy and improving the overall patient care pathway.</w:t>
      </w:r>
    </w:p>
    <w:p w:rsidR="55F76C79" w:rsidP="55F76C79" w:rsidRDefault="55F76C79" w14:paraId="4AFFF612" w14:textId="4EB83EE6">
      <w:pPr>
        <w:ind w:left="720" w:hanging="720"/>
        <w:rPr>
          <w:rFonts w:eastAsia="Times New Roman" w:cs="Arial"/>
          <w:i/>
          <w:iCs/>
          <w:sz w:val="20"/>
          <w:szCs w:val="20"/>
          <w:lang w:val="en-US" w:eastAsia="en-US"/>
        </w:rPr>
      </w:pPr>
    </w:p>
    <w:p w:rsidRPr="00BC4366" w:rsidR="00D66022" w:rsidP="00D66022" w:rsidRDefault="00D66022" w14:paraId="42D707DD" w14:textId="77777777">
      <w:pPr>
        <w:rPr>
          <w:rFonts w:eastAsia="Times New Roman" w:cs="Arial"/>
          <w:sz w:val="20"/>
          <w:szCs w:val="20"/>
          <w:lang w:val="en-US" w:eastAsia="en-US"/>
        </w:rPr>
      </w:pPr>
    </w:p>
    <w:p w:rsidRPr="00BC4366" w:rsidR="00D66022" w:rsidP="00D66022" w:rsidRDefault="00D66022" w14:paraId="4E559003" w14:textId="77777777">
      <w:pPr>
        <w:ind w:left="720" w:hanging="720"/>
        <w:rPr>
          <w:rFonts w:eastAsia="Times New Roman" w:cs="Arial"/>
          <w:sz w:val="20"/>
          <w:szCs w:val="20"/>
          <w:lang w:val="en-US" w:eastAsia="en-US"/>
        </w:rPr>
      </w:pPr>
      <w:r w:rsidRPr="00BC4366">
        <w:rPr>
          <w:rFonts w:eastAsia="Times New Roman" w:cs="Arial"/>
          <w:b/>
          <w:sz w:val="20"/>
          <w:szCs w:val="20"/>
          <w:lang w:val="en-US" w:eastAsia="en-US"/>
        </w:rPr>
        <w:t>2.</w:t>
      </w:r>
      <w:r w:rsidRPr="00BC4366">
        <w:rPr>
          <w:rFonts w:eastAsia="Times New Roman" w:cs="Arial"/>
          <w:b/>
          <w:sz w:val="20"/>
          <w:szCs w:val="20"/>
          <w:lang w:val="en-US" w:eastAsia="en-US"/>
        </w:rPr>
        <w:tab/>
      </w:r>
      <w:r w:rsidRPr="00BC4366">
        <w:rPr>
          <w:rFonts w:eastAsia="Times New Roman" w:cs="Arial"/>
          <w:b/>
          <w:sz w:val="20"/>
          <w:szCs w:val="20"/>
          <w:lang w:val="en-US" w:eastAsia="en-US"/>
        </w:rPr>
        <w:t>SCOPE OF WORK</w:t>
      </w:r>
    </w:p>
    <w:p w:rsidRPr="00BC4366" w:rsidR="00D66022" w:rsidP="00D66022" w:rsidRDefault="00D66022" w14:paraId="43829E0E" w14:textId="77777777">
      <w:pPr>
        <w:ind w:left="720" w:hanging="720"/>
        <w:rPr>
          <w:rFonts w:eastAsia="Times New Roman" w:cs="Arial"/>
          <w:i/>
          <w:sz w:val="20"/>
          <w:szCs w:val="20"/>
          <w:lang w:val="en-US" w:eastAsia="en-US"/>
        </w:rPr>
      </w:pPr>
      <w:r w:rsidRPr="00BC4366">
        <w:rPr>
          <w:rFonts w:eastAsia="Times New Roman" w:cs="Arial"/>
          <w:sz w:val="20"/>
          <w:szCs w:val="20"/>
          <w:lang w:val="en-US" w:eastAsia="en-US"/>
        </w:rPr>
        <w:tab/>
      </w:r>
      <w:r w:rsidRPr="00BC4366">
        <w:rPr>
          <w:rFonts w:eastAsia="Times New Roman" w:cs="Arial"/>
          <w:i/>
          <w:sz w:val="20"/>
          <w:szCs w:val="20"/>
          <w:lang w:val="en-US" w:eastAsia="en-US"/>
        </w:rPr>
        <w:t>(A definition / description of the work to be done and the objectives in the Project. Can also include methodology, if necessary)</w:t>
      </w:r>
    </w:p>
    <w:p w:rsidRPr="00BC4366" w:rsidR="00D66022" w:rsidP="00D66022" w:rsidRDefault="00D66022" w14:paraId="04F64632" w14:textId="77777777">
      <w:pPr>
        <w:ind w:left="720" w:hanging="720"/>
        <w:rPr>
          <w:rFonts w:eastAsia="Times New Roman" w:cs="Arial"/>
          <w:i/>
          <w:sz w:val="20"/>
          <w:szCs w:val="20"/>
          <w:lang w:val="en-US" w:eastAsia="en-US"/>
        </w:rPr>
      </w:pPr>
    </w:p>
    <w:p w:rsidRPr="00BC4366" w:rsidR="00D66022" w:rsidP="00D66022" w:rsidRDefault="00D66022" w14:paraId="76EFAE19" w14:textId="77777777">
      <w:pPr>
        <w:ind w:left="720" w:hanging="720"/>
        <w:rPr>
          <w:rFonts w:eastAsia="Times New Roman" w:cs="Arial"/>
          <w:sz w:val="20"/>
          <w:szCs w:val="20"/>
          <w:u w:val="single"/>
          <w:lang w:val="en-US" w:eastAsia="en-US"/>
        </w:rPr>
      </w:pPr>
      <w:r w:rsidRPr="00BC4366">
        <w:rPr>
          <w:rFonts w:eastAsia="Times New Roman" w:cs="Arial"/>
          <w:i/>
          <w:sz w:val="20"/>
          <w:szCs w:val="20"/>
          <w:lang w:val="en-US" w:eastAsia="en-US"/>
        </w:rPr>
        <w:tab/>
      </w:r>
      <w:r w:rsidRPr="00BC4366">
        <w:rPr>
          <w:rFonts w:eastAsia="Times New Roman" w:cs="Arial"/>
          <w:sz w:val="20"/>
          <w:szCs w:val="20"/>
          <w:u w:val="single"/>
          <w:lang w:val="en-US" w:eastAsia="en-US"/>
        </w:rPr>
        <w:t>Objectives:</w:t>
      </w:r>
    </w:p>
    <w:p w:rsidRPr="00BC4366" w:rsidR="00D66022" w:rsidP="55F76C79" w:rsidRDefault="00D66022" w14:paraId="1C805CF5" w14:textId="22B4F3B6">
      <w:pPr>
        <w:ind w:left="720" w:hanging="720"/>
        <w:rPr>
          <w:rFonts w:eastAsia="Times New Roman" w:cs="Arial"/>
          <w:sz w:val="20"/>
          <w:szCs w:val="20"/>
          <w:lang w:val="en-US" w:eastAsia="en-US"/>
        </w:rPr>
      </w:pPr>
      <w:r w:rsidRPr="00BC4366" w:rsidR="00D66022">
        <w:rPr>
          <w:rFonts w:eastAsia="Times New Roman" w:cs="Arial"/>
          <w:sz w:val="20"/>
          <w:szCs w:val="20"/>
          <w:lang w:val="en-US" w:eastAsia="en-US"/>
        </w:rPr>
        <w:t>1.</w:t>
      </w:r>
      <w:r w:rsidRPr="55F76C79" w:rsidR="5A5E513D">
        <w:rPr>
          <w:rFonts w:eastAsia="Times New Roman" w:cs="Arial"/>
          <w:sz w:val="20"/>
          <w:szCs w:val="20"/>
          <w:lang w:val="en-US" w:eastAsia="en-US"/>
        </w:rPr>
        <w:t xml:space="preserve"> Train </w:t>
      </w:r>
      <w:r w:rsidRPr="55F76C79" w:rsidR="5A5E513D">
        <w:rPr>
          <w:rFonts w:eastAsia="Times New Roman" w:cs="Arial"/>
          <w:sz w:val="20"/>
          <w:szCs w:val="20"/>
          <w:lang w:val="en-US" w:eastAsia="en-US"/>
        </w:rPr>
        <w:t xml:space="preserve">a</w:t>
      </w:r>
      <w:r w:rsidRPr="55F76C79" w:rsidR="5A5E513D">
        <w:rPr>
          <w:rFonts w:eastAsia="Times New Roman" w:cs="Arial"/>
          <w:sz w:val="20"/>
          <w:szCs w:val="20"/>
          <w:lang w:val="en-US" w:eastAsia="en-US"/>
        </w:rPr>
        <w:t xml:space="preserve"> MRI Prostate segmentation model based on SGH historical MRI prostate data from our institution, accelerating the manual annotation of local data using available open-sourced MRI prostate model.</w:t>
      </w:r>
    </w:p>
    <w:p w:rsidRPr="00BC4366" w:rsidR="00D66022" w:rsidP="55F76C79" w:rsidRDefault="5A5E513D" w14:paraId="2F844614" w14:textId="2075F887">
      <w:pPr>
        <w:ind w:left="720" w:hanging="720"/>
        <w:rPr>
          <w:rFonts w:eastAsia="Times New Roman" w:cs="Arial"/>
          <w:sz w:val="20"/>
          <w:szCs w:val="20"/>
          <w:lang w:val="en-US" w:eastAsia="en-US"/>
        </w:rPr>
      </w:pPr>
      <w:r w:rsidRPr="55F76C79">
        <w:rPr>
          <w:rFonts w:eastAsia="Times New Roman" w:cs="Arial"/>
          <w:sz w:val="20"/>
          <w:szCs w:val="20"/>
          <w:lang w:val="en-US" w:eastAsia="en-US"/>
        </w:rPr>
        <w:t xml:space="preserve">2. Integrate this segmentation model to our clinical PACS system via RAPIER CARPL platform to allow seamless operation for radiologists. </w:t>
      </w:r>
    </w:p>
    <w:p w:rsidRPr="00BC4366" w:rsidR="00D66022" w:rsidP="55F76C79" w:rsidRDefault="5A5E513D" w14:paraId="63F6EF4A" w14:textId="468681AA">
      <w:pPr>
        <w:ind w:left="720" w:hanging="720"/>
      </w:pPr>
      <w:r w:rsidRPr="55F76C79">
        <w:rPr>
          <w:rFonts w:eastAsia="Times New Roman" w:cs="Arial"/>
          <w:sz w:val="20"/>
          <w:szCs w:val="20"/>
          <w:lang w:val="en-US" w:eastAsia="en-US"/>
        </w:rPr>
        <w:t xml:space="preserve">3. Integrate the output contour by our AI model with </w:t>
      </w:r>
      <w:proofErr w:type="spellStart"/>
      <w:r w:rsidRPr="55F76C79">
        <w:rPr>
          <w:rFonts w:eastAsia="Times New Roman" w:cs="Arial"/>
          <w:sz w:val="20"/>
          <w:szCs w:val="20"/>
          <w:lang w:val="en-US" w:eastAsia="en-US"/>
        </w:rPr>
        <w:t>Biobot’s</w:t>
      </w:r>
      <w:proofErr w:type="spellEnd"/>
      <w:r w:rsidRPr="55F76C79">
        <w:rPr>
          <w:rFonts w:eastAsia="Times New Roman" w:cs="Arial"/>
          <w:sz w:val="20"/>
          <w:szCs w:val="20"/>
          <w:lang w:val="en-US" w:eastAsia="en-US"/>
        </w:rPr>
        <w:t xml:space="preserve"> targeted biopsy system (Mona Lisa).</w:t>
      </w:r>
    </w:p>
    <w:p w:rsidRPr="00BC4366" w:rsidR="00D66022" w:rsidP="55F76C79" w:rsidRDefault="00D66022" w14:paraId="1346CD9E" w14:textId="77777777">
      <w:pPr>
        <w:rPr>
          <w:rFonts w:eastAsia="Times New Roman" w:cs="Arial"/>
          <w:sz w:val="20"/>
          <w:szCs w:val="20"/>
          <w:lang w:val="en-US" w:eastAsia="en-US"/>
        </w:rPr>
      </w:pPr>
    </w:p>
    <w:p w:rsidR="442D8B41" w:rsidP="55F76C79" w:rsidRDefault="442D8B41" w14:paraId="2DAA79CA" w14:textId="70F6E95D">
      <w:pPr>
        <w:rPr>
          <w:rFonts w:eastAsia="Times New Roman" w:cs="Arial"/>
          <w:sz w:val="20"/>
          <w:szCs w:val="20"/>
          <w:u w:val="single"/>
          <w:lang w:val="en-US" w:eastAsia="en-US"/>
        </w:rPr>
      </w:pPr>
      <w:r w:rsidRPr="55F76C79">
        <w:rPr>
          <w:rFonts w:eastAsia="Times New Roman" w:cs="Arial"/>
          <w:sz w:val="20"/>
          <w:szCs w:val="20"/>
          <w:u w:val="single"/>
          <w:lang w:val="en-US" w:eastAsia="en-US"/>
        </w:rPr>
        <w:t>Methodology:</w:t>
      </w:r>
    </w:p>
    <w:p w:rsidR="442D8B41" w:rsidP="55F76C79" w:rsidRDefault="442D8B41" w14:paraId="186772A8" w14:textId="7E896C42">
      <w:pPr>
        <w:rPr>
          <w:rFonts w:eastAsia="Times New Roman" w:cs="Arial"/>
          <w:b/>
          <w:bCs/>
          <w:sz w:val="20"/>
          <w:szCs w:val="20"/>
          <w:lang w:val="en-US" w:eastAsia="en-US"/>
        </w:rPr>
      </w:pPr>
      <w:r w:rsidRPr="55F76C79">
        <w:rPr>
          <w:rFonts w:eastAsia="Times New Roman" w:cs="Arial"/>
          <w:b/>
          <w:bCs/>
          <w:sz w:val="20"/>
          <w:szCs w:val="20"/>
          <w:lang w:val="en-US" w:eastAsia="en-US"/>
        </w:rPr>
        <w:t>Data collection:</w:t>
      </w:r>
    </w:p>
    <w:p w:rsidR="442D8B41" w:rsidP="55F76C79" w:rsidRDefault="442D8B41" w14:paraId="3DA4E184" w14:textId="1F83DE1D">
      <w:r w:rsidRPr="55F76C79">
        <w:rPr>
          <w:rFonts w:eastAsia="Times New Roman" w:cs="Arial"/>
          <w:sz w:val="20"/>
          <w:szCs w:val="20"/>
          <w:lang w:val="en-US" w:eastAsia="en-US"/>
        </w:rPr>
        <w:t>We plan to extract de-identified MRI Prostate data from 01 Jan 2018 to 30 Sep 2025. The institutional-appointed Trusted Third Party will:</w:t>
      </w:r>
    </w:p>
    <w:p w:rsidR="442D8B41" w:rsidP="55F76C79" w:rsidRDefault="442D8B41" w14:paraId="64F25F28" w14:textId="456FB8B6">
      <w:r w:rsidRPr="55F76C79">
        <w:rPr>
          <w:rFonts w:eastAsia="Times New Roman" w:cs="Arial"/>
          <w:sz w:val="20"/>
          <w:szCs w:val="20"/>
          <w:lang w:val="en-US" w:eastAsia="en-US"/>
        </w:rPr>
        <w:t xml:space="preserve">(1) identify the cohort based on historical clinical workload using Radiology Information System/eHints, </w:t>
      </w:r>
    </w:p>
    <w:p w:rsidR="442D8B41" w:rsidP="55F76C79" w:rsidRDefault="442D8B41" w14:paraId="4EC4B6C2" w14:textId="67774528">
      <w:r w:rsidRPr="55F76C79">
        <w:rPr>
          <w:rFonts w:eastAsia="Times New Roman" w:cs="Arial"/>
          <w:sz w:val="20"/>
          <w:szCs w:val="20"/>
          <w:lang w:val="en-US" w:eastAsia="en-US"/>
        </w:rPr>
        <w:t xml:space="preserve">(2) extract the DICOM images using their internal processes, and </w:t>
      </w:r>
    </w:p>
    <w:p w:rsidR="442D8B41" w:rsidP="55F76C79" w:rsidRDefault="442D8B41" w14:paraId="161F3AF8" w14:textId="1943FA7D">
      <w:r w:rsidRPr="5887881A" w:rsidR="442D8B41">
        <w:rPr>
          <w:rFonts w:eastAsia="Times New Roman" w:cs="Arial"/>
          <w:sz w:val="20"/>
          <w:szCs w:val="20"/>
          <w:lang w:val="en-US" w:eastAsia="en-US"/>
        </w:rPr>
        <w:t xml:space="preserve">(3) perform de-identification in </w:t>
      </w:r>
      <w:r w:rsidRPr="5887881A" w:rsidR="312BDCE8">
        <w:rPr>
          <w:rFonts w:eastAsia="Times New Roman" w:cs="Arial"/>
          <w:sz w:val="20"/>
          <w:szCs w:val="20"/>
          <w:lang w:val="en-US" w:eastAsia="en-US"/>
        </w:rPr>
        <w:t>accordance</w:t>
      </w:r>
      <w:r w:rsidRPr="5887881A" w:rsidR="442D8B41">
        <w:rPr>
          <w:rFonts w:eastAsia="Times New Roman" w:cs="Arial"/>
          <w:sz w:val="20"/>
          <w:szCs w:val="20"/>
          <w:lang w:val="en-US" w:eastAsia="en-US"/>
        </w:rPr>
        <w:t xml:space="preserve"> with SingHealth policy. </w:t>
      </w:r>
    </w:p>
    <w:p w:rsidR="442D8B41" w:rsidP="55F76C79" w:rsidRDefault="442D8B41" w14:paraId="681F6CC7" w14:textId="2D044CE1">
      <w:r w:rsidRPr="55F76C79">
        <w:rPr>
          <w:rFonts w:eastAsia="Times New Roman" w:cs="Arial"/>
          <w:sz w:val="20"/>
          <w:szCs w:val="20"/>
          <w:lang w:val="en-US" w:eastAsia="en-US"/>
        </w:rPr>
        <w:t xml:space="preserve"> </w:t>
      </w:r>
    </w:p>
    <w:p w:rsidR="442D8B41" w:rsidP="55F76C79" w:rsidRDefault="442D8B41" w14:paraId="6B6281E0" w14:textId="7C45681D">
      <w:r w:rsidRPr="55F76C79">
        <w:rPr>
          <w:rFonts w:eastAsia="Times New Roman" w:cs="Arial"/>
          <w:sz w:val="20"/>
          <w:szCs w:val="20"/>
          <w:lang w:val="en-US" w:eastAsia="en-US"/>
        </w:rPr>
        <w:t xml:space="preserve">De-identified DICOM images from MRI Prostate images will be imported into the existed RAPIER CARPL platform within SGH Department of Diagnostic Radiology (approved by </w:t>
      </w:r>
      <w:proofErr w:type="spellStart"/>
      <w:r w:rsidRPr="55F76C79">
        <w:rPr>
          <w:rFonts w:eastAsia="Times New Roman" w:cs="Arial"/>
          <w:sz w:val="20"/>
          <w:szCs w:val="20"/>
          <w:lang w:val="en-US" w:eastAsia="en-US"/>
        </w:rPr>
        <w:t>Synapxe</w:t>
      </w:r>
      <w:proofErr w:type="spellEnd"/>
      <w:r w:rsidRPr="55F76C79">
        <w:rPr>
          <w:rFonts w:eastAsia="Times New Roman" w:cs="Arial"/>
          <w:sz w:val="20"/>
          <w:szCs w:val="20"/>
          <w:lang w:val="en-US" w:eastAsia="en-US"/>
        </w:rPr>
        <w:t xml:space="preserve">). The RAPIER CARPL workstation is sited in Department of Diagnostic Radiology, with access restricted access. DICOM images and radiology reports will be matched based on </w:t>
      </w:r>
      <w:proofErr w:type="spellStart"/>
      <w:r w:rsidRPr="55F76C79">
        <w:rPr>
          <w:rFonts w:eastAsia="Times New Roman" w:cs="Arial"/>
          <w:sz w:val="20"/>
          <w:szCs w:val="20"/>
          <w:lang w:val="en-US" w:eastAsia="en-US"/>
        </w:rPr>
        <w:t>deidentified</w:t>
      </w:r>
      <w:proofErr w:type="spellEnd"/>
      <w:r w:rsidRPr="55F76C79">
        <w:rPr>
          <w:rFonts w:eastAsia="Times New Roman" w:cs="Arial"/>
          <w:sz w:val="20"/>
          <w:szCs w:val="20"/>
          <w:lang w:val="en-US" w:eastAsia="en-US"/>
        </w:rPr>
        <w:t xml:space="preserve"> tags. Researchers will be blinded to patient identifiers, and all imaging data will remain within SGH campus without Third-party transfers.</w:t>
      </w:r>
    </w:p>
    <w:p w:rsidR="442D8B41" w:rsidP="55F76C79" w:rsidRDefault="442D8B41" w14:paraId="0F7F8024" w14:textId="7002DDA5">
      <w:r w:rsidRPr="55F76C79">
        <w:rPr>
          <w:rFonts w:eastAsia="Times New Roman" w:cs="Arial"/>
          <w:sz w:val="20"/>
          <w:szCs w:val="20"/>
          <w:lang w:val="en-US" w:eastAsia="en-US"/>
        </w:rPr>
        <w:t xml:space="preserve"> </w:t>
      </w:r>
    </w:p>
    <w:p w:rsidR="442D8B41" w:rsidP="55F76C79" w:rsidRDefault="442D8B41" w14:paraId="635354B0" w14:textId="7A76DD3F">
      <w:pPr>
        <w:rPr>
          <w:rFonts w:eastAsia="Times New Roman" w:cs="Arial"/>
          <w:b/>
          <w:bCs/>
          <w:sz w:val="20"/>
          <w:szCs w:val="20"/>
          <w:lang w:val="en-US" w:eastAsia="en-US"/>
        </w:rPr>
      </w:pPr>
      <w:r w:rsidRPr="55F76C79">
        <w:rPr>
          <w:rFonts w:eastAsia="Times New Roman" w:cs="Arial"/>
          <w:b/>
          <w:bCs/>
          <w:sz w:val="20"/>
          <w:szCs w:val="20"/>
          <w:lang w:val="en-US" w:eastAsia="en-US"/>
        </w:rPr>
        <w:t>Segmentation of SGH MRI Prostate:</w:t>
      </w:r>
    </w:p>
    <w:p w:rsidR="442D8B41" w:rsidP="55F76C79" w:rsidRDefault="442D8B41" w14:paraId="395B727F" w14:textId="50926EE0">
      <w:r w:rsidRPr="55F76C79">
        <w:rPr>
          <w:rFonts w:eastAsia="Times New Roman" w:cs="Arial"/>
          <w:sz w:val="20"/>
          <w:szCs w:val="20"/>
          <w:lang w:val="en-US" w:eastAsia="en-US"/>
        </w:rPr>
        <w:t>The open-source NIH Prostate model (1) will be implemented on the RAPIER CARPL platform. This model will process the de-identified SGH MRI Prostate images to generate preliminary prostate segmentations. Specialist radiologists will review these preliminary segmentations and make necessary adjustments to ensure accuracy.</w:t>
      </w:r>
    </w:p>
    <w:p w:rsidR="442D8B41" w:rsidP="55F76C79" w:rsidRDefault="442D8B41" w14:paraId="683F91F9" w14:textId="31F1FD22">
      <w:r w:rsidRPr="55F76C79">
        <w:rPr>
          <w:rFonts w:eastAsia="Times New Roman" w:cs="Arial"/>
          <w:sz w:val="20"/>
          <w:szCs w:val="20"/>
          <w:lang w:val="en-US" w:eastAsia="en-US"/>
        </w:rPr>
        <w:t xml:space="preserve"> </w:t>
      </w:r>
    </w:p>
    <w:p w:rsidR="442D8B41" w:rsidP="55F76C79" w:rsidRDefault="442D8B41" w14:paraId="73F38F06" w14:textId="6F52C661">
      <w:pPr>
        <w:rPr>
          <w:rFonts w:eastAsia="Times New Roman" w:cs="Arial"/>
          <w:b/>
          <w:bCs/>
          <w:sz w:val="20"/>
          <w:szCs w:val="20"/>
          <w:lang w:val="en-US" w:eastAsia="en-US"/>
        </w:rPr>
      </w:pPr>
      <w:r w:rsidRPr="55F76C79">
        <w:rPr>
          <w:rFonts w:eastAsia="Times New Roman" w:cs="Arial"/>
          <w:b/>
          <w:bCs/>
          <w:sz w:val="20"/>
          <w:szCs w:val="20"/>
          <w:lang w:val="en-US" w:eastAsia="en-US"/>
        </w:rPr>
        <w:t>Training of SGH Prostate Segmentation Assistant (PSA) model:</w:t>
      </w:r>
    </w:p>
    <w:p w:rsidR="442D8B41" w:rsidP="55F76C79" w:rsidRDefault="442D8B41" w14:paraId="1C6580DA" w14:textId="638308CF">
      <w:r w:rsidRPr="55F76C79">
        <w:rPr>
          <w:rFonts w:eastAsia="Times New Roman" w:cs="Arial"/>
          <w:sz w:val="20"/>
          <w:szCs w:val="20"/>
          <w:lang w:val="en-US" w:eastAsia="en-US"/>
        </w:rPr>
        <w:t xml:space="preserve">Our co-investigators from the SGH Department of Data Science will </w:t>
      </w:r>
      <w:proofErr w:type="spellStart"/>
      <w:r w:rsidRPr="55F76C79">
        <w:rPr>
          <w:rFonts w:eastAsia="Times New Roman" w:cs="Arial"/>
          <w:sz w:val="20"/>
          <w:szCs w:val="20"/>
          <w:lang w:val="en-US" w:eastAsia="en-US"/>
        </w:rPr>
        <w:t>utilise</w:t>
      </w:r>
      <w:proofErr w:type="spellEnd"/>
      <w:r w:rsidRPr="55F76C79">
        <w:rPr>
          <w:rFonts w:eastAsia="Times New Roman" w:cs="Arial"/>
          <w:sz w:val="20"/>
          <w:szCs w:val="20"/>
          <w:lang w:val="en-US" w:eastAsia="en-US"/>
        </w:rPr>
        <w:t xml:space="preserve"> the curated local de-identified dataset to train the model using SGH resources (CHROMA). This locally trained model will be specifically </w:t>
      </w:r>
      <w:proofErr w:type="spellStart"/>
      <w:r w:rsidRPr="55F76C79">
        <w:rPr>
          <w:rFonts w:eastAsia="Times New Roman" w:cs="Arial"/>
          <w:sz w:val="20"/>
          <w:szCs w:val="20"/>
          <w:lang w:val="en-US" w:eastAsia="en-US"/>
        </w:rPr>
        <w:t>optimised</w:t>
      </w:r>
      <w:proofErr w:type="spellEnd"/>
      <w:r w:rsidRPr="55F76C79">
        <w:rPr>
          <w:rFonts w:eastAsia="Times New Roman" w:cs="Arial"/>
          <w:sz w:val="20"/>
          <w:szCs w:val="20"/>
          <w:lang w:val="en-US" w:eastAsia="en-US"/>
        </w:rPr>
        <w:t xml:space="preserve"> for our patient population and institutional protocols.</w:t>
      </w:r>
    </w:p>
    <w:p w:rsidR="442D8B41" w:rsidP="55F76C79" w:rsidRDefault="442D8B41" w14:paraId="5A22C1D1" w14:textId="3C0BF816">
      <w:r w:rsidRPr="55F76C79">
        <w:rPr>
          <w:rFonts w:eastAsia="Times New Roman" w:cs="Arial"/>
          <w:sz w:val="20"/>
          <w:szCs w:val="20"/>
          <w:lang w:val="en-US" w:eastAsia="en-US"/>
        </w:rPr>
        <w:t xml:space="preserve"> </w:t>
      </w:r>
    </w:p>
    <w:p w:rsidR="442D8B41" w:rsidP="55F76C79" w:rsidRDefault="442D8B41" w14:paraId="1FDCAA62" w14:textId="4CAC23BE">
      <w:pPr>
        <w:rPr>
          <w:rFonts w:eastAsia="Times New Roman" w:cs="Arial"/>
          <w:b/>
          <w:bCs/>
          <w:sz w:val="20"/>
          <w:szCs w:val="20"/>
          <w:lang w:val="en-US" w:eastAsia="en-US"/>
        </w:rPr>
      </w:pPr>
      <w:r w:rsidRPr="55F76C79">
        <w:rPr>
          <w:rFonts w:eastAsia="Times New Roman" w:cs="Arial"/>
          <w:b/>
          <w:bCs/>
          <w:sz w:val="20"/>
          <w:szCs w:val="20"/>
          <w:lang w:val="en-US" w:eastAsia="en-US"/>
        </w:rPr>
        <w:t xml:space="preserve">Integration to </w:t>
      </w:r>
      <w:proofErr w:type="spellStart"/>
      <w:r w:rsidRPr="55F76C79">
        <w:rPr>
          <w:rFonts w:eastAsia="Times New Roman" w:cs="Arial"/>
          <w:b/>
          <w:bCs/>
          <w:sz w:val="20"/>
          <w:szCs w:val="20"/>
          <w:lang w:val="en-US" w:eastAsia="en-US"/>
        </w:rPr>
        <w:t>Biobot</w:t>
      </w:r>
      <w:proofErr w:type="spellEnd"/>
      <w:r w:rsidRPr="55F76C79">
        <w:rPr>
          <w:rFonts w:eastAsia="Times New Roman" w:cs="Arial"/>
          <w:b/>
          <w:bCs/>
          <w:sz w:val="20"/>
          <w:szCs w:val="20"/>
          <w:lang w:val="en-US" w:eastAsia="en-US"/>
        </w:rPr>
        <w:t xml:space="preserve"> Surgical system:</w:t>
      </w:r>
    </w:p>
    <w:p w:rsidR="442D8B41" w:rsidP="55F76C79" w:rsidRDefault="442D8B41" w14:paraId="56D76E2C" w14:textId="7F412112">
      <w:r w:rsidRPr="5887881A" w:rsidR="442D8B41">
        <w:rPr>
          <w:rFonts w:eastAsia="Times New Roman" w:cs="Arial"/>
          <w:sz w:val="20"/>
          <w:szCs w:val="20"/>
          <w:lang w:val="en-US" w:eastAsia="en-US"/>
        </w:rPr>
        <w:t>The prototype of the locally trained segmentation model will be implemented on the RAPIER CARPL platform to generate segmentation files (</w:t>
      </w:r>
      <w:r w:rsidRPr="5887881A" w:rsidR="2CF7DBF8">
        <w:rPr>
          <w:rFonts w:eastAsia="Times New Roman" w:cs="Arial"/>
          <w:sz w:val="20"/>
          <w:szCs w:val="20"/>
          <w:lang w:val="en-US" w:eastAsia="en-US"/>
        </w:rPr>
        <w:t xml:space="preserve">in </w:t>
      </w:r>
      <w:r w:rsidRPr="5887881A" w:rsidR="442D8B41">
        <w:rPr>
          <w:rFonts w:eastAsia="Times New Roman" w:cs="Arial"/>
          <w:sz w:val="20"/>
          <w:szCs w:val="20"/>
          <w:lang w:val="en-US" w:eastAsia="en-US"/>
        </w:rPr>
        <w:t xml:space="preserve">DICOM </w:t>
      </w:r>
      <w:r w:rsidRPr="5887881A" w:rsidR="0EEC1486">
        <w:rPr>
          <w:rFonts w:eastAsia="Times New Roman" w:cs="Arial"/>
          <w:sz w:val="20"/>
          <w:szCs w:val="20"/>
          <w:lang w:val="en-US" w:eastAsia="en-US"/>
        </w:rPr>
        <w:t>standard</w:t>
      </w:r>
      <w:r w:rsidRPr="5887881A" w:rsidR="442D8B41">
        <w:rPr>
          <w:rFonts w:eastAsia="Times New Roman" w:cs="Arial"/>
          <w:sz w:val="20"/>
          <w:szCs w:val="20"/>
          <w:lang w:val="en-US" w:eastAsia="en-US"/>
        </w:rPr>
        <w:t xml:space="preserve">). Collaborators from </w:t>
      </w:r>
      <w:r w:rsidRPr="5887881A" w:rsidR="442D8B41">
        <w:rPr>
          <w:rFonts w:eastAsia="Times New Roman" w:cs="Arial"/>
          <w:sz w:val="20"/>
          <w:szCs w:val="20"/>
          <w:lang w:val="en-US" w:eastAsia="en-US"/>
        </w:rPr>
        <w:t>Biobot</w:t>
      </w:r>
      <w:r w:rsidRPr="5887881A" w:rsidR="442D8B41">
        <w:rPr>
          <w:rFonts w:eastAsia="Times New Roman" w:cs="Arial"/>
          <w:sz w:val="20"/>
          <w:szCs w:val="20"/>
          <w:lang w:val="en-US" w:eastAsia="en-US"/>
        </w:rPr>
        <w:t xml:space="preserve"> will provide the tool for radiologists to review and refine the prostate contour generated by the AI model. This tool will be an extension of </w:t>
      </w:r>
      <w:r w:rsidRPr="5887881A" w:rsidR="442D8B41">
        <w:rPr>
          <w:rFonts w:eastAsia="Times New Roman" w:cs="Arial"/>
          <w:sz w:val="20"/>
          <w:szCs w:val="20"/>
          <w:lang w:val="en-US" w:eastAsia="en-US"/>
        </w:rPr>
        <w:t>Biobot’s</w:t>
      </w:r>
      <w:r w:rsidRPr="5887881A" w:rsidR="442D8B41">
        <w:rPr>
          <w:rFonts w:eastAsia="Times New Roman" w:cs="Arial"/>
          <w:sz w:val="20"/>
          <w:szCs w:val="20"/>
          <w:lang w:val="en-US" w:eastAsia="en-US"/>
        </w:rPr>
        <w:t xml:space="preserve"> current software suite. They will work closely with PI and Co-I in AI model training, evaluation, and the compatibility of data format and workflow.</w:t>
      </w:r>
    </w:p>
    <w:p w:rsidR="442D8B41" w:rsidP="55F76C79" w:rsidRDefault="442D8B41" w14:paraId="165E4652" w14:textId="3CBFDA84">
      <w:r w:rsidRPr="55F76C79">
        <w:rPr>
          <w:rFonts w:eastAsia="Times New Roman" w:cs="Arial"/>
          <w:sz w:val="20"/>
          <w:szCs w:val="20"/>
          <w:lang w:val="en-US" w:eastAsia="en-US"/>
        </w:rPr>
        <w:t xml:space="preserve"> </w:t>
      </w:r>
    </w:p>
    <w:p w:rsidR="442D8B41" w:rsidP="55F76C79" w:rsidRDefault="442D8B41" w14:paraId="45F143F0" w14:textId="2D96723F">
      <w:r w:rsidRPr="55F76C79">
        <w:rPr>
          <w:rFonts w:eastAsia="Times New Roman" w:cs="Arial"/>
          <w:sz w:val="20"/>
          <w:szCs w:val="20"/>
          <w:lang w:val="en-US" w:eastAsia="en-US"/>
        </w:rPr>
        <w:t>References:</w:t>
      </w:r>
    </w:p>
    <w:p w:rsidR="442D8B41" w:rsidP="55F76C79" w:rsidRDefault="442D8B41" w14:paraId="33FF637B" w14:textId="73266067">
      <w:r w:rsidRPr="55F76C79">
        <w:rPr>
          <w:rFonts w:eastAsia="Times New Roman" w:cs="Arial"/>
          <w:sz w:val="20"/>
          <w:szCs w:val="20"/>
          <w:lang w:val="en-US" w:eastAsia="en-US"/>
        </w:rPr>
        <w:t xml:space="preserve">(1) Lin, Y. et al. Evaluation of a Cascaded Deep Learning–based Algorithm for Prostate Lesion Detection at </w:t>
      </w:r>
      <w:proofErr w:type="spellStart"/>
      <w:r w:rsidRPr="55F76C79">
        <w:rPr>
          <w:rFonts w:eastAsia="Times New Roman" w:cs="Arial"/>
          <w:sz w:val="20"/>
          <w:szCs w:val="20"/>
          <w:lang w:val="en-US" w:eastAsia="en-US"/>
        </w:rPr>
        <w:t>Biparametric</w:t>
      </w:r>
      <w:proofErr w:type="spellEnd"/>
      <w:r w:rsidRPr="55F76C79">
        <w:rPr>
          <w:rFonts w:eastAsia="Times New Roman" w:cs="Arial"/>
          <w:sz w:val="20"/>
          <w:szCs w:val="20"/>
          <w:lang w:val="en-US" w:eastAsia="en-US"/>
        </w:rPr>
        <w:t xml:space="preserve"> MRI. Radiology 311, e230750 (2024).</w:t>
      </w:r>
    </w:p>
    <w:p w:rsidR="55F76C79" w:rsidP="55F76C79" w:rsidRDefault="55F76C79" w14:paraId="4C6485C9" w14:textId="3D71ABEE">
      <w:pPr>
        <w:rPr>
          <w:rFonts w:eastAsia="Times New Roman" w:cs="Arial"/>
          <w:sz w:val="20"/>
          <w:szCs w:val="20"/>
          <w:lang w:val="en-US" w:eastAsia="en-US"/>
        </w:rPr>
      </w:pPr>
    </w:p>
    <w:p w:rsidRPr="00BC4366" w:rsidR="001A0FAD" w:rsidP="003E4990" w:rsidRDefault="001A0FAD" w14:paraId="40385794" w14:textId="77777777">
      <w:pPr>
        <w:rPr>
          <w:rFonts w:eastAsia="Times New Roman" w:cs="Arial"/>
          <w:b/>
          <w:sz w:val="20"/>
          <w:szCs w:val="20"/>
          <w:lang w:val="en-US" w:eastAsia="en-US"/>
        </w:rPr>
      </w:pPr>
    </w:p>
    <w:p w:rsidR="001A0FAD" w:rsidP="001A0FAD" w:rsidRDefault="001A0FAD" w14:paraId="4C848F59" w14:textId="77777777">
      <w:pPr>
        <w:ind w:left="720" w:hanging="720"/>
        <w:rPr>
          <w:rFonts w:eastAsia="Times New Roman" w:cs="Arial"/>
          <w:b/>
          <w:sz w:val="20"/>
          <w:szCs w:val="20"/>
          <w:lang w:val="en-US" w:eastAsia="en-US"/>
        </w:rPr>
      </w:pPr>
      <w:r w:rsidRPr="00BC4366">
        <w:rPr>
          <w:rFonts w:eastAsia="Times New Roman" w:cs="Arial"/>
          <w:b/>
          <w:sz w:val="20"/>
          <w:szCs w:val="20"/>
          <w:lang w:val="en-US" w:eastAsia="en-US"/>
        </w:rPr>
        <w:t>3.</w:t>
      </w:r>
      <w:r w:rsidRPr="00BC4366">
        <w:rPr>
          <w:rFonts w:eastAsia="Times New Roman" w:cs="Arial"/>
          <w:b/>
          <w:sz w:val="20"/>
          <w:szCs w:val="20"/>
          <w:lang w:val="en-US" w:eastAsia="en-US"/>
        </w:rPr>
        <w:tab/>
      </w:r>
      <w:r>
        <w:rPr>
          <w:rFonts w:eastAsia="Times New Roman" w:cs="Arial"/>
          <w:b/>
          <w:sz w:val="20"/>
          <w:szCs w:val="20"/>
          <w:lang w:val="en-US" w:eastAsia="en-US"/>
        </w:rPr>
        <w:t>PRINCIPAL INVESTIGATORS</w:t>
      </w:r>
    </w:p>
    <w:p w:rsidR="001A0FAD" w:rsidP="001A0FAD" w:rsidRDefault="001A0FAD" w14:paraId="147C2738" w14:textId="77777777">
      <w:pPr>
        <w:ind w:left="720" w:hanging="720"/>
        <w:rPr>
          <w:rFonts w:eastAsia="Times New Roman" w:cs="Arial"/>
          <w:b/>
          <w:sz w:val="20"/>
          <w:szCs w:val="20"/>
          <w:lang w:val="en-US" w:eastAsia="en-US"/>
        </w:rPr>
      </w:pPr>
    </w:p>
    <w:p w:rsidRPr="00BC4366" w:rsidR="001A0FAD" w:rsidP="001A0FAD" w:rsidRDefault="001A0FAD" w14:paraId="79F959AB" w14:textId="722C80B8">
      <w:pPr>
        <w:jc w:val="both"/>
        <w:rPr>
          <w:rFonts w:eastAsia="Times New Roman" w:cs="Arial"/>
          <w:sz w:val="20"/>
          <w:szCs w:val="20"/>
          <w:lang w:val="en-US" w:eastAsia="en-US"/>
        </w:rPr>
      </w:pPr>
      <w:r>
        <w:rPr>
          <w:rFonts w:eastAsia="Times New Roman" w:cs="Arial"/>
          <w:b/>
          <w:sz w:val="20"/>
          <w:szCs w:val="20"/>
          <w:lang w:val="en-US" w:eastAsia="en-US"/>
        </w:rPr>
        <w:tab/>
      </w:r>
      <w:r w:rsidR="00515C09">
        <w:rPr>
          <w:rFonts w:eastAsia="Times New Roman" w:cs="Arial"/>
          <w:sz w:val="20"/>
          <w:szCs w:val="20"/>
          <w:lang w:val="en-US" w:eastAsia="en-US"/>
        </w:rPr>
        <w:t>SGH</w:t>
      </w:r>
      <w:r>
        <w:rPr>
          <w:rFonts w:eastAsia="Times New Roman" w:cs="Arial"/>
          <w:sz w:val="20"/>
          <w:szCs w:val="20"/>
          <w:lang w:val="en-US" w:eastAsia="en-US"/>
        </w:rPr>
        <w:t xml:space="preserve">’s </w:t>
      </w:r>
      <w:r w:rsidRPr="00BC4366">
        <w:rPr>
          <w:rFonts w:eastAsia="Times New Roman" w:cs="Arial"/>
          <w:sz w:val="20"/>
          <w:szCs w:val="20"/>
          <w:lang w:val="en-US" w:eastAsia="en-US"/>
        </w:rPr>
        <w:t xml:space="preserve">PI: </w:t>
      </w:r>
      <w:r w:rsidRPr="00BC4366" w:rsidR="7D9D9B83">
        <w:rPr>
          <w:rFonts w:eastAsia="Times New Roman" w:cs="Arial"/>
          <w:sz w:val="20"/>
          <w:szCs w:val="20"/>
          <w:lang w:val="en-US" w:eastAsia="en-US"/>
        </w:rPr>
        <w:t>Tran Nguyen Tuan Anh</w:t>
      </w:r>
    </w:p>
    <w:p w:rsidRPr="00BC4366" w:rsidR="001A0FAD" w:rsidP="001A0FAD" w:rsidRDefault="001A0FAD" w14:paraId="6DF1FC84" w14:textId="77777777">
      <w:pPr>
        <w:jc w:val="both"/>
        <w:rPr>
          <w:rFonts w:eastAsia="Times New Roman" w:cs="Arial"/>
          <w:sz w:val="20"/>
          <w:szCs w:val="20"/>
          <w:lang w:val="en-US" w:eastAsia="en-US"/>
        </w:rPr>
      </w:pPr>
    </w:p>
    <w:p w:rsidRPr="00BC4366" w:rsidR="001A0FAD" w:rsidP="001A0FAD" w:rsidRDefault="00515C09" w14:paraId="7771367B" w14:textId="1D5DB02F">
      <w:pPr>
        <w:ind w:firstLine="720"/>
        <w:jc w:val="both"/>
        <w:rPr>
          <w:rFonts w:eastAsia="Times New Roman" w:cs="Arial"/>
          <w:sz w:val="20"/>
          <w:szCs w:val="20"/>
          <w:lang w:val="en-US" w:eastAsia="en-US"/>
        </w:rPr>
      </w:pPr>
      <w:r>
        <w:rPr>
          <w:rFonts w:eastAsia="Times New Roman" w:cs="Arial"/>
          <w:sz w:val="20"/>
          <w:szCs w:val="20"/>
          <w:lang w:val="en-US" w:eastAsia="en-US"/>
        </w:rPr>
        <w:t>BIOBOT</w:t>
      </w:r>
      <w:r w:rsidR="001A0FAD">
        <w:rPr>
          <w:rFonts w:eastAsia="Times New Roman" w:cs="Arial"/>
          <w:sz w:val="20"/>
          <w:szCs w:val="20"/>
          <w:lang w:val="en-US" w:eastAsia="en-US"/>
        </w:rPr>
        <w:t>’s</w:t>
      </w:r>
      <w:r w:rsidRPr="00BC4366" w:rsidR="001A0FAD">
        <w:rPr>
          <w:rFonts w:eastAsia="Times New Roman" w:cs="Arial"/>
          <w:sz w:val="20"/>
          <w:szCs w:val="20"/>
          <w:lang w:val="en-US" w:eastAsia="en-US"/>
        </w:rPr>
        <w:t xml:space="preserve"> PI: </w:t>
      </w:r>
    </w:p>
    <w:p w:rsidR="001A0FAD" w:rsidP="001A0FAD" w:rsidRDefault="001A0FAD" w14:paraId="4D44077E" w14:textId="77777777">
      <w:pPr>
        <w:ind w:left="720" w:hanging="720"/>
        <w:rPr>
          <w:rFonts w:eastAsia="Times New Roman" w:cs="Arial"/>
          <w:b/>
          <w:sz w:val="20"/>
          <w:szCs w:val="20"/>
          <w:lang w:val="en-US" w:eastAsia="en-US"/>
        </w:rPr>
      </w:pPr>
    </w:p>
    <w:p w:rsidRPr="00BC4366" w:rsidR="001A0FAD" w:rsidP="001A0FAD" w:rsidRDefault="001A0FAD" w14:paraId="45E03B86" w14:textId="77777777">
      <w:pPr>
        <w:ind w:left="720" w:hanging="720"/>
        <w:rPr>
          <w:rFonts w:eastAsia="Times New Roman" w:cs="Arial"/>
          <w:b/>
          <w:sz w:val="20"/>
          <w:szCs w:val="20"/>
          <w:lang w:val="en-US" w:eastAsia="en-US"/>
        </w:rPr>
      </w:pPr>
      <w:r>
        <w:rPr>
          <w:rFonts w:eastAsia="Times New Roman" w:cs="Arial"/>
          <w:b/>
          <w:sz w:val="20"/>
          <w:szCs w:val="20"/>
          <w:lang w:val="en-US" w:eastAsia="en-US"/>
        </w:rPr>
        <w:t>4.</w:t>
      </w:r>
      <w:r>
        <w:rPr>
          <w:rFonts w:eastAsia="Times New Roman" w:cs="Arial"/>
          <w:b/>
          <w:sz w:val="20"/>
          <w:szCs w:val="20"/>
          <w:lang w:val="en-US" w:eastAsia="en-US"/>
        </w:rPr>
        <w:tab/>
      </w:r>
      <w:r w:rsidRPr="00BC4366">
        <w:rPr>
          <w:rFonts w:eastAsia="Times New Roman" w:cs="Arial"/>
          <w:b/>
          <w:sz w:val="20"/>
          <w:szCs w:val="20"/>
          <w:lang w:val="en-US" w:eastAsia="en-US"/>
        </w:rPr>
        <w:t>PROJECT SCHEDULE / TIME FRAME</w:t>
      </w:r>
    </w:p>
    <w:p w:rsidR="001A0FAD" w:rsidP="001A0FAD" w:rsidRDefault="00D66022" w14:paraId="465859D9" w14:textId="3AB0B722">
      <w:pPr>
        <w:ind w:left="720" w:hanging="720"/>
        <w:rPr>
          <w:rFonts w:eastAsia="Times New Roman" w:cs="Arial"/>
          <w:sz w:val="20"/>
          <w:szCs w:val="20"/>
          <w:lang w:val="en-US" w:eastAsia="en-US"/>
        </w:rPr>
      </w:pPr>
      <w:r>
        <w:rPr>
          <w:rFonts w:eastAsia="Times New Roman" w:cs="Arial"/>
          <w:sz w:val="20"/>
          <w:szCs w:val="20"/>
          <w:lang w:val="en-US" w:eastAsia="en-US"/>
        </w:rPr>
        <w:tab/>
      </w:r>
      <w:r w:rsidRPr="00BC4366">
        <w:rPr>
          <w:rFonts w:eastAsia="Times New Roman" w:cs="Arial"/>
          <w:i/>
          <w:sz w:val="20"/>
          <w:szCs w:val="20"/>
          <w:lang w:val="en-US" w:eastAsia="en-US"/>
        </w:rPr>
        <w:t>(An indication of the Project schedules, time frames and milestones, update reports - if any, etc. may be put in a tabulated format for easy reference), e.g.</w:t>
      </w:r>
      <w:r w:rsidRPr="00BC4366" w:rsidR="001A0FAD">
        <w:rPr>
          <w:rFonts w:eastAsia="Times New Roman" w:cs="Arial"/>
          <w:sz w:val="20"/>
          <w:szCs w:val="20"/>
          <w:lang w:val="en-US" w:eastAsia="en-US"/>
        </w:rPr>
        <w:tab/>
      </w:r>
    </w:p>
    <w:p w:rsidR="00D66022" w:rsidP="001A0FAD" w:rsidRDefault="00D66022" w14:paraId="60B8A822" w14:textId="64621A48">
      <w:pPr>
        <w:ind w:left="720" w:hanging="720"/>
        <w:rPr>
          <w:rFonts w:eastAsia="Times New Roman" w:cs="Arial"/>
          <w:i/>
          <w:sz w:val="20"/>
          <w:szCs w:val="20"/>
          <w:lang w:val="en-US" w:eastAsia="en-US"/>
        </w:rPr>
      </w:pPr>
      <w:r>
        <w:rPr>
          <w:rFonts w:eastAsia="Times New Roman" w:cs="Arial"/>
          <w:i/>
          <w:sz w:val="20"/>
          <w:szCs w:val="20"/>
          <w:lang w:val="en-US" w:eastAsia="en-US"/>
        </w:rPr>
        <w:tab/>
      </w:r>
    </w:p>
    <w:p w:rsidRPr="00D66022" w:rsidR="00D66022" w:rsidP="001A0FAD" w:rsidRDefault="00D66022" w14:paraId="65BAFDC8" w14:textId="77777777">
      <w:pPr>
        <w:ind w:left="720" w:hanging="720"/>
        <w:rPr>
          <w:rFonts w:eastAsia="Times New Roman" w:cs="Arial"/>
          <w:iCs/>
          <w:sz w:val="20"/>
          <w:szCs w:val="20"/>
          <w:lang w:val="en-US" w:eastAsia="en-US"/>
        </w:rPr>
      </w:pPr>
      <w:r>
        <w:rPr>
          <w:rFonts w:eastAsia="Times New Roman" w:cs="Arial"/>
          <w:iCs/>
          <w:sz w:val="20"/>
          <w:szCs w:val="20"/>
          <w:lang w:val="en-US" w:eastAsia="en-US"/>
        </w:rPr>
        <w:tab/>
      </w:r>
    </w:p>
    <w:tbl>
      <w:tblPr>
        <w:tblW w:w="8531" w:type="dxa"/>
        <w:tblInd w:w="6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780"/>
        <w:gridCol w:w="4033"/>
        <w:gridCol w:w="1738"/>
        <w:gridCol w:w="1980"/>
      </w:tblGrid>
      <w:tr w:rsidRPr="00BC4366" w:rsidR="00D66022" w:rsidTr="5887881A" w14:paraId="0466BFED" w14:textId="77777777">
        <w:tc>
          <w:tcPr>
            <w:tcW w:w="780" w:type="dxa"/>
            <w:shd w:val="clear" w:color="auto" w:fill="FFFFFF" w:themeFill="background1"/>
            <w:tcMar/>
          </w:tcPr>
          <w:p w:rsidRPr="00BC4366" w:rsidR="00D66022" w:rsidP="0043575C" w:rsidRDefault="00D66022" w14:paraId="51A6C456" w14:textId="77777777">
            <w:pPr>
              <w:jc w:val="center"/>
              <w:rPr>
                <w:rFonts w:eastAsia="Times New Roman" w:cs="Arial"/>
                <w:b/>
                <w:bCs/>
                <w:sz w:val="20"/>
                <w:szCs w:val="20"/>
                <w:lang w:val="en-US" w:eastAsia="en-US"/>
              </w:rPr>
            </w:pPr>
            <w:r w:rsidRPr="00BC4366">
              <w:rPr>
                <w:rFonts w:eastAsia="Times New Roman" w:cs="Arial"/>
                <w:b/>
                <w:bCs/>
                <w:sz w:val="20"/>
                <w:szCs w:val="20"/>
                <w:lang w:val="en-US" w:eastAsia="en-US"/>
              </w:rPr>
              <w:t>S/No.</w:t>
            </w:r>
          </w:p>
        </w:tc>
        <w:tc>
          <w:tcPr>
            <w:tcW w:w="4033" w:type="dxa"/>
            <w:shd w:val="clear" w:color="auto" w:fill="FFFFFF" w:themeFill="background1"/>
            <w:tcMar/>
          </w:tcPr>
          <w:p w:rsidRPr="00BC4366" w:rsidR="00D66022" w:rsidP="0043575C" w:rsidRDefault="00D66022" w14:paraId="05C6F98D" w14:textId="77777777">
            <w:pPr>
              <w:jc w:val="center"/>
              <w:rPr>
                <w:rFonts w:eastAsia="Times New Roman" w:cs="Arial"/>
                <w:b/>
                <w:bCs/>
                <w:sz w:val="20"/>
                <w:szCs w:val="20"/>
                <w:lang w:val="en-US" w:eastAsia="en-US"/>
              </w:rPr>
            </w:pPr>
            <w:r w:rsidRPr="00BC4366">
              <w:rPr>
                <w:rFonts w:eastAsia="Times New Roman" w:cs="Arial"/>
                <w:b/>
                <w:bCs/>
                <w:sz w:val="20"/>
                <w:szCs w:val="20"/>
                <w:lang w:val="en-US" w:eastAsia="en-US"/>
              </w:rPr>
              <w:t>Task</w:t>
            </w:r>
          </w:p>
        </w:tc>
        <w:tc>
          <w:tcPr>
            <w:tcW w:w="1738" w:type="dxa"/>
            <w:shd w:val="clear" w:color="auto" w:fill="FFFFFF" w:themeFill="background1"/>
            <w:tcMar/>
          </w:tcPr>
          <w:p w:rsidRPr="00BC4366" w:rsidR="00D66022" w:rsidP="0043575C" w:rsidRDefault="00D66022" w14:paraId="3D6055B0" w14:textId="77777777">
            <w:pPr>
              <w:jc w:val="center"/>
              <w:rPr>
                <w:rFonts w:eastAsia="Times New Roman" w:cs="Arial"/>
                <w:b/>
                <w:bCs/>
                <w:sz w:val="20"/>
                <w:szCs w:val="20"/>
                <w:lang w:val="en-US" w:eastAsia="en-US"/>
              </w:rPr>
            </w:pPr>
            <w:commentRangeStart w:id="42"/>
            <w:r w:rsidRPr="00BC4366">
              <w:rPr>
                <w:rFonts w:eastAsia="Times New Roman" w:cs="Arial"/>
                <w:b/>
                <w:bCs/>
                <w:sz w:val="20"/>
                <w:szCs w:val="20"/>
                <w:lang w:val="en-US" w:eastAsia="en-US"/>
              </w:rPr>
              <w:t>Responsible Party/Parties</w:t>
            </w:r>
            <w:commentRangeEnd w:id="42"/>
            <w:r w:rsidRPr="00BC4366">
              <w:rPr>
                <w:rStyle w:val="CommentReference"/>
                <w:sz w:val="20"/>
                <w:szCs w:val="20"/>
              </w:rPr>
              <w:commentReference w:id="42"/>
            </w:r>
          </w:p>
        </w:tc>
        <w:tc>
          <w:tcPr>
            <w:tcW w:w="1980" w:type="dxa"/>
            <w:shd w:val="clear" w:color="auto" w:fill="FFFFFF" w:themeFill="background1"/>
            <w:tcMar/>
          </w:tcPr>
          <w:p w:rsidRPr="00BC4366" w:rsidR="00D66022" w:rsidP="0043575C" w:rsidRDefault="00D66022" w14:paraId="33C41502" w14:textId="77777777">
            <w:pPr>
              <w:jc w:val="center"/>
              <w:rPr>
                <w:rFonts w:eastAsia="Times New Roman" w:cs="Arial"/>
                <w:b/>
                <w:bCs/>
                <w:sz w:val="20"/>
                <w:szCs w:val="20"/>
                <w:lang w:val="en-US" w:eastAsia="en-US"/>
              </w:rPr>
            </w:pPr>
            <w:r w:rsidRPr="00BC4366">
              <w:rPr>
                <w:rFonts w:eastAsia="Times New Roman" w:cs="Arial"/>
                <w:b/>
                <w:bCs/>
                <w:sz w:val="20"/>
                <w:szCs w:val="20"/>
                <w:lang w:val="en-US" w:eastAsia="en-US"/>
              </w:rPr>
              <w:t>Projected Completion Date</w:t>
            </w:r>
          </w:p>
        </w:tc>
      </w:tr>
      <w:tr w:rsidRPr="00BC4366" w:rsidR="00D66022" w:rsidTr="5887881A" w14:paraId="7629D38B" w14:textId="77777777">
        <w:trPr>
          <w:trHeight w:val="70"/>
        </w:trPr>
        <w:tc>
          <w:tcPr>
            <w:tcW w:w="780" w:type="dxa"/>
            <w:tcMar/>
          </w:tcPr>
          <w:p w:rsidRPr="00BC4366" w:rsidR="00D66022" w:rsidP="0043575C" w:rsidRDefault="00D66022" w14:paraId="74DDA489" w14:textId="77777777">
            <w:pPr>
              <w:jc w:val="center"/>
              <w:rPr>
                <w:rFonts w:eastAsia="Times New Roman" w:cs="Arial"/>
                <w:bCs/>
                <w:sz w:val="20"/>
                <w:szCs w:val="20"/>
                <w:lang w:val="en-US" w:eastAsia="en-US"/>
              </w:rPr>
            </w:pPr>
            <w:r w:rsidRPr="00BC4366">
              <w:rPr>
                <w:rFonts w:eastAsia="Times New Roman" w:cs="Arial"/>
                <w:bCs/>
                <w:sz w:val="20"/>
                <w:szCs w:val="20"/>
                <w:lang w:val="en-US" w:eastAsia="en-US"/>
              </w:rPr>
              <w:t>1</w:t>
            </w:r>
          </w:p>
        </w:tc>
        <w:tc>
          <w:tcPr>
            <w:tcW w:w="4033" w:type="dxa"/>
            <w:tcMar/>
          </w:tcPr>
          <w:p w:rsidR="55F76C79" w:rsidP="55F76C79" w:rsidRDefault="55F76C79" w14:paraId="42D6652A" w14:textId="60098960">
            <w:pPr>
              <w:rPr>
                <w:rFonts w:eastAsia="Arial" w:cs="Arial"/>
                <w:color w:val="000000" w:themeColor="text1"/>
                <w:sz w:val="20"/>
                <w:szCs w:val="20"/>
              </w:rPr>
            </w:pPr>
            <w:r w:rsidRPr="55F76C79">
              <w:rPr>
                <w:rFonts w:eastAsia="Arial" w:cs="Arial"/>
                <w:color w:val="000000" w:themeColor="text1"/>
                <w:sz w:val="20"/>
                <w:szCs w:val="20"/>
              </w:rPr>
              <w:t>Obtain IRB Exemption</w:t>
            </w:r>
          </w:p>
        </w:tc>
        <w:tc>
          <w:tcPr>
            <w:tcW w:w="1738" w:type="dxa"/>
            <w:tcMar/>
          </w:tcPr>
          <w:p w:rsidR="0596F431" w:rsidP="55F76C79" w:rsidRDefault="0596F431" w14:paraId="14CB4CDE" w14:textId="01B08A7B">
            <w:pPr>
              <w:spacing w:line="259" w:lineRule="auto"/>
              <w:jc w:val="center"/>
            </w:pPr>
            <w:r w:rsidRPr="55F76C79">
              <w:rPr>
                <w:rFonts w:eastAsia="Arial" w:cs="Arial"/>
                <w:color w:val="000000" w:themeColor="text1"/>
                <w:sz w:val="20"/>
                <w:szCs w:val="20"/>
              </w:rPr>
              <w:t>SGH</w:t>
            </w:r>
          </w:p>
        </w:tc>
        <w:tc>
          <w:tcPr>
            <w:tcW w:w="1980" w:type="dxa"/>
            <w:tcMar/>
          </w:tcPr>
          <w:p w:rsidR="55F76C79" w:rsidP="78A50405" w:rsidRDefault="55F76C79" w14:paraId="2B94960B" w14:textId="1B9303B2">
            <w:pPr>
              <w:jc w:val="center"/>
              <w:rPr>
                <w:rFonts w:eastAsia="Arial" w:cs="Arial"/>
                <w:color w:val="000000" w:themeColor="text1"/>
                <w:sz w:val="20"/>
                <w:szCs w:val="20"/>
              </w:rPr>
            </w:pPr>
            <w:r w:rsidRPr="78A50405">
              <w:rPr>
                <w:rFonts w:eastAsia="Arial" w:cs="Arial"/>
                <w:color w:val="000000" w:themeColor="text1"/>
                <w:sz w:val="20"/>
                <w:szCs w:val="20"/>
              </w:rPr>
              <w:t>1</w:t>
            </w:r>
            <w:r w:rsidRPr="78A50405" w:rsidR="12B19D86">
              <w:rPr>
                <w:rFonts w:eastAsia="Arial" w:cs="Arial"/>
                <w:color w:val="000000" w:themeColor="text1"/>
                <w:sz w:val="20"/>
                <w:szCs w:val="20"/>
              </w:rPr>
              <w:t>0</w:t>
            </w:r>
            <w:r w:rsidRPr="78A50405">
              <w:rPr>
                <w:rFonts w:eastAsia="Arial" w:cs="Arial"/>
                <w:color w:val="000000" w:themeColor="text1"/>
                <w:sz w:val="20"/>
                <w:szCs w:val="20"/>
              </w:rPr>
              <w:t>/25</w:t>
            </w:r>
          </w:p>
        </w:tc>
      </w:tr>
      <w:tr w:rsidR="78A50405" w:rsidTr="5887881A" w14:paraId="2C5E6BC7" w14:textId="77777777">
        <w:trPr>
          <w:trHeight w:val="300"/>
        </w:trPr>
        <w:tc>
          <w:tcPr>
            <w:tcW w:w="780" w:type="dxa"/>
            <w:tcMar/>
          </w:tcPr>
          <w:p w:rsidR="407073BC" w:rsidP="78A50405" w:rsidRDefault="407073BC" w14:paraId="0EE4886E" w14:textId="5FCF4FF7">
            <w:pPr>
              <w:jc w:val="center"/>
              <w:rPr>
                <w:rFonts w:eastAsia="Times New Roman" w:cs="Arial"/>
                <w:sz w:val="20"/>
                <w:szCs w:val="20"/>
                <w:lang w:val="en-US" w:eastAsia="en-US"/>
              </w:rPr>
            </w:pPr>
            <w:r w:rsidRPr="78A50405">
              <w:rPr>
                <w:rFonts w:eastAsia="Times New Roman" w:cs="Arial"/>
                <w:sz w:val="20"/>
                <w:szCs w:val="20"/>
                <w:lang w:val="en-US" w:eastAsia="en-US"/>
              </w:rPr>
              <w:t>2</w:t>
            </w:r>
          </w:p>
        </w:tc>
        <w:tc>
          <w:tcPr>
            <w:tcW w:w="4033" w:type="dxa"/>
            <w:tcMar/>
          </w:tcPr>
          <w:p w:rsidR="407073BC" w:rsidP="78A50405" w:rsidRDefault="407073BC" w14:paraId="41D7671D" w14:textId="761BD72D">
            <w:pPr>
              <w:rPr>
                <w:rFonts w:eastAsia="Arial" w:cs="Arial"/>
                <w:color w:val="000000" w:themeColor="text1"/>
                <w:sz w:val="20"/>
                <w:szCs w:val="20"/>
              </w:rPr>
            </w:pPr>
            <w:r w:rsidRPr="78A50405">
              <w:rPr>
                <w:rFonts w:eastAsia="Arial" w:cs="Arial"/>
                <w:color w:val="000000" w:themeColor="text1"/>
                <w:sz w:val="20"/>
                <w:szCs w:val="20"/>
              </w:rPr>
              <w:t>Establish Project Agreement</w:t>
            </w:r>
          </w:p>
        </w:tc>
        <w:tc>
          <w:tcPr>
            <w:tcW w:w="1738" w:type="dxa"/>
            <w:tcMar/>
          </w:tcPr>
          <w:p w:rsidR="407073BC" w:rsidP="78A50405" w:rsidRDefault="407073BC" w14:paraId="5927EAE0" w14:textId="0ACCC3AE">
            <w:pPr>
              <w:spacing w:line="259" w:lineRule="auto"/>
              <w:jc w:val="center"/>
              <w:rPr>
                <w:rFonts w:eastAsia="Arial" w:cs="Arial"/>
                <w:color w:val="000000" w:themeColor="text1"/>
                <w:sz w:val="20"/>
                <w:szCs w:val="20"/>
              </w:rPr>
            </w:pPr>
            <w:r w:rsidRPr="78A50405">
              <w:rPr>
                <w:rFonts w:eastAsia="Arial" w:cs="Arial"/>
                <w:color w:val="000000" w:themeColor="text1"/>
                <w:sz w:val="20"/>
                <w:szCs w:val="20"/>
              </w:rPr>
              <w:t xml:space="preserve">SGH and </w:t>
            </w:r>
            <w:proofErr w:type="spellStart"/>
            <w:r w:rsidRPr="78A50405">
              <w:rPr>
                <w:rFonts w:eastAsia="Arial" w:cs="Arial"/>
                <w:color w:val="000000" w:themeColor="text1"/>
                <w:sz w:val="20"/>
                <w:szCs w:val="20"/>
              </w:rPr>
              <w:t>Biobot</w:t>
            </w:r>
            <w:proofErr w:type="spellEnd"/>
          </w:p>
        </w:tc>
        <w:tc>
          <w:tcPr>
            <w:tcW w:w="1980" w:type="dxa"/>
            <w:tcMar/>
          </w:tcPr>
          <w:p w:rsidR="407073BC" w:rsidP="78A50405" w:rsidRDefault="407073BC" w14:paraId="2F7F699F" w14:textId="610C374E">
            <w:pPr>
              <w:jc w:val="center"/>
              <w:rPr>
                <w:rFonts w:eastAsia="Arial" w:cs="Arial"/>
                <w:color w:val="000000" w:themeColor="text1"/>
                <w:sz w:val="20"/>
                <w:szCs w:val="20"/>
              </w:rPr>
            </w:pPr>
            <w:r w:rsidRPr="78A50405">
              <w:rPr>
                <w:rFonts w:eastAsia="Arial" w:cs="Arial"/>
                <w:color w:val="000000" w:themeColor="text1"/>
                <w:sz w:val="20"/>
                <w:szCs w:val="20"/>
              </w:rPr>
              <w:t>12/25</w:t>
            </w:r>
          </w:p>
        </w:tc>
      </w:tr>
      <w:tr w:rsidRPr="00BC4366" w:rsidR="00D66022" w:rsidTr="5887881A" w14:paraId="0A4D0F0B" w14:textId="77777777">
        <w:tc>
          <w:tcPr>
            <w:tcW w:w="780" w:type="dxa"/>
            <w:tcMar/>
          </w:tcPr>
          <w:p w:rsidRPr="00BC4366" w:rsidR="00D66022" w:rsidP="0043575C" w:rsidRDefault="00D66022" w14:paraId="3DA57FBF" w14:textId="77777777">
            <w:pPr>
              <w:jc w:val="center"/>
              <w:rPr>
                <w:rFonts w:eastAsia="Times New Roman" w:cs="Arial"/>
                <w:bCs/>
                <w:sz w:val="20"/>
                <w:szCs w:val="20"/>
                <w:lang w:val="en-US" w:eastAsia="en-US"/>
              </w:rPr>
            </w:pPr>
            <w:r w:rsidRPr="00BC4366">
              <w:rPr>
                <w:rFonts w:eastAsia="Times New Roman" w:cs="Arial"/>
                <w:bCs/>
                <w:sz w:val="20"/>
                <w:szCs w:val="20"/>
                <w:lang w:val="en-US" w:eastAsia="en-US"/>
              </w:rPr>
              <w:t>2</w:t>
            </w:r>
          </w:p>
        </w:tc>
        <w:tc>
          <w:tcPr>
            <w:tcW w:w="4033" w:type="dxa"/>
            <w:tcMar/>
          </w:tcPr>
          <w:p w:rsidR="55F76C79" w:rsidP="78A50405" w:rsidRDefault="55F76C79" w14:paraId="07FB390F" w14:textId="69C34BE4">
            <w:pPr>
              <w:rPr>
                <w:rFonts w:eastAsia="Arial" w:cs="Arial"/>
                <w:color w:val="000000" w:themeColor="text1"/>
                <w:sz w:val="20"/>
                <w:szCs w:val="20"/>
              </w:rPr>
            </w:pPr>
            <w:r w:rsidRPr="78A50405">
              <w:rPr>
                <w:rFonts w:eastAsia="Arial" w:cs="Arial"/>
                <w:color w:val="000000" w:themeColor="text1"/>
                <w:sz w:val="20"/>
                <w:szCs w:val="20"/>
              </w:rPr>
              <w:t>Imaging data extraction</w:t>
            </w:r>
            <w:r w:rsidRPr="78A50405" w:rsidR="44589DFB">
              <w:rPr>
                <w:rFonts w:eastAsia="Arial" w:cs="Arial"/>
                <w:color w:val="000000" w:themeColor="text1"/>
                <w:sz w:val="20"/>
                <w:szCs w:val="20"/>
              </w:rPr>
              <w:t xml:space="preserve"> (from SGH cases)</w:t>
            </w:r>
          </w:p>
        </w:tc>
        <w:tc>
          <w:tcPr>
            <w:tcW w:w="1738" w:type="dxa"/>
            <w:tcMar/>
          </w:tcPr>
          <w:p w:rsidR="4826EADE" w:rsidP="55F76C79" w:rsidRDefault="4826EADE" w14:paraId="2B47A26E" w14:textId="54A949AE">
            <w:pPr>
              <w:spacing w:line="259" w:lineRule="auto"/>
              <w:jc w:val="center"/>
            </w:pPr>
            <w:r w:rsidRPr="55F76C79">
              <w:rPr>
                <w:rFonts w:eastAsia="Arial" w:cs="Arial"/>
                <w:color w:val="000000" w:themeColor="text1"/>
                <w:sz w:val="20"/>
                <w:szCs w:val="20"/>
              </w:rPr>
              <w:t>SGH</w:t>
            </w:r>
          </w:p>
        </w:tc>
        <w:tc>
          <w:tcPr>
            <w:tcW w:w="1980" w:type="dxa"/>
            <w:tcMar/>
          </w:tcPr>
          <w:p w:rsidR="55F76C79" w:rsidP="78A50405" w:rsidRDefault="55F76C79" w14:paraId="28F44422" w14:textId="2505FBF4">
            <w:pPr>
              <w:jc w:val="center"/>
              <w:rPr>
                <w:rFonts w:eastAsia="Arial" w:cs="Arial"/>
                <w:color w:val="000000" w:themeColor="text1"/>
                <w:sz w:val="20"/>
                <w:szCs w:val="20"/>
              </w:rPr>
            </w:pPr>
            <w:r w:rsidRPr="78A50405">
              <w:rPr>
                <w:rFonts w:eastAsia="Arial" w:cs="Arial"/>
                <w:color w:val="000000" w:themeColor="text1"/>
                <w:sz w:val="20"/>
                <w:szCs w:val="20"/>
              </w:rPr>
              <w:t>0</w:t>
            </w:r>
            <w:r w:rsidRPr="78A50405" w:rsidR="345A8EF3">
              <w:rPr>
                <w:rFonts w:eastAsia="Arial" w:cs="Arial"/>
                <w:color w:val="000000" w:themeColor="text1"/>
                <w:sz w:val="20"/>
                <w:szCs w:val="20"/>
              </w:rPr>
              <w:t>1</w:t>
            </w:r>
            <w:r w:rsidRPr="78A50405">
              <w:rPr>
                <w:rFonts w:eastAsia="Arial" w:cs="Arial"/>
                <w:color w:val="000000" w:themeColor="text1"/>
                <w:sz w:val="20"/>
                <w:szCs w:val="20"/>
              </w:rPr>
              <w:t>/26</w:t>
            </w:r>
          </w:p>
        </w:tc>
      </w:tr>
      <w:tr w:rsidRPr="00BC4366" w:rsidR="00D66022" w:rsidTr="5887881A" w14:paraId="6C6F4D74" w14:textId="77777777">
        <w:tc>
          <w:tcPr>
            <w:tcW w:w="780" w:type="dxa"/>
            <w:tcMar/>
          </w:tcPr>
          <w:p w:rsidRPr="00BC4366" w:rsidR="00D66022" w:rsidP="0043575C" w:rsidRDefault="00D66022" w14:paraId="4946C1E8" w14:textId="77777777">
            <w:pPr>
              <w:jc w:val="center"/>
              <w:rPr>
                <w:rFonts w:eastAsia="Times New Roman" w:cs="Arial"/>
                <w:bCs/>
                <w:sz w:val="20"/>
                <w:szCs w:val="20"/>
                <w:lang w:val="en-US" w:eastAsia="en-US"/>
              </w:rPr>
            </w:pPr>
            <w:r w:rsidRPr="00BC4366">
              <w:rPr>
                <w:rFonts w:eastAsia="Times New Roman" w:cs="Arial"/>
                <w:bCs/>
                <w:sz w:val="20"/>
                <w:szCs w:val="20"/>
                <w:lang w:val="en-US" w:eastAsia="en-US"/>
              </w:rPr>
              <w:t>3</w:t>
            </w:r>
          </w:p>
        </w:tc>
        <w:tc>
          <w:tcPr>
            <w:tcW w:w="4033" w:type="dxa"/>
            <w:tcMar/>
          </w:tcPr>
          <w:p w:rsidR="55F76C79" w:rsidP="55F76C79" w:rsidRDefault="55F76C79" w14:paraId="0ADE6AB0" w14:textId="075A9732">
            <w:pPr>
              <w:rPr>
                <w:rFonts w:eastAsia="Arial" w:cs="Arial"/>
                <w:color w:val="000000" w:themeColor="text1"/>
                <w:sz w:val="20"/>
                <w:szCs w:val="20"/>
              </w:rPr>
            </w:pPr>
            <w:r w:rsidRPr="55F76C79">
              <w:rPr>
                <w:rFonts w:eastAsia="Arial" w:cs="Arial"/>
                <w:color w:val="000000" w:themeColor="text1"/>
                <w:sz w:val="20"/>
                <w:szCs w:val="20"/>
              </w:rPr>
              <w:t>Onboard open-source NIH AI model on RAPIER CARPL platform</w:t>
            </w:r>
          </w:p>
        </w:tc>
        <w:tc>
          <w:tcPr>
            <w:tcW w:w="1738" w:type="dxa"/>
            <w:tcMar/>
          </w:tcPr>
          <w:p w:rsidR="5F9E25E3" w:rsidP="55F76C79" w:rsidRDefault="5F9E25E3" w14:paraId="79D89F14" w14:textId="79E6FC6D">
            <w:pPr>
              <w:spacing w:line="259" w:lineRule="auto"/>
              <w:jc w:val="center"/>
            </w:pPr>
            <w:r w:rsidRPr="55F76C79">
              <w:rPr>
                <w:rFonts w:eastAsia="Arial" w:cs="Arial"/>
                <w:color w:val="000000" w:themeColor="text1"/>
                <w:sz w:val="20"/>
                <w:szCs w:val="20"/>
              </w:rPr>
              <w:t>SGH</w:t>
            </w:r>
          </w:p>
        </w:tc>
        <w:tc>
          <w:tcPr>
            <w:tcW w:w="1980" w:type="dxa"/>
            <w:tcMar/>
          </w:tcPr>
          <w:p w:rsidR="55F76C79" w:rsidP="55F76C79" w:rsidRDefault="55F76C79" w14:paraId="483660F3" w14:textId="42015325">
            <w:pPr>
              <w:jc w:val="center"/>
              <w:rPr>
                <w:rFonts w:eastAsia="Arial" w:cs="Arial"/>
                <w:color w:val="000000" w:themeColor="text1"/>
                <w:sz w:val="20"/>
                <w:szCs w:val="20"/>
              </w:rPr>
            </w:pPr>
            <w:r w:rsidRPr="55F76C79">
              <w:rPr>
                <w:rFonts w:eastAsia="Arial" w:cs="Arial"/>
                <w:color w:val="000000" w:themeColor="text1"/>
                <w:sz w:val="20"/>
                <w:szCs w:val="20"/>
              </w:rPr>
              <w:t>01/26</w:t>
            </w:r>
          </w:p>
        </w:tc>
      </w:tr>
      <w:tr w:rsidRPr="00BC4366" w:rsidR="00D66022" w:rsidTr="5887881A" w14:paraId="648963AA" w14:textId="77777777">
        <w:tc>
          <w:tcPr>
            <w:tcW w:w="780" w:type="dxa"/>
            <w:tcMar/>
          </w:tcPr>
          <w:p w:rsidRPr="00BC4366" w:rsidR="00D66022" w:rsidP="0043575C" w:rsidRDefault="00D66022" w14:paraId="04FB435F" w14:textId="77777777">
            <w:pPr>
              <w:jc w:val="center"/>
              <w:rPr>
                <w:rFonts w:eastAsia="Times New Roman" w:cs="Arial"/>
                <w:bCs/>
                <w:sz w:val="20"/>
                <w:szCs w:val="20"/>
                <w:lang w:val="en-US" w:eastAsia="en-US"/>
              </w:rPr>
            </w:pPr>
            <w:r w:rsidRPr="00BC4366">
              <w:rPr>
                <w:rFonts w:eastAsia="Times New Roman" w:cs="Arial"/>
                <w:bCs/>
                <w:sz w:val="20"/>
                <w:szCs w:val="20"/>
                <w:lang w:val="en-US" w:eastAsia="en-US"/>
              </w:rPr>
              <w:t>4</w:t>
            </w:r>
          </w:p>
        </w:tc>
        <w:tc>
          <w:tcPr>
            <w:tcW w:w="4033" w:type="dxa"/>
            <w:tcMar/>
          </w:tcPr>
          <w:p w:rsidR="55F76C79" w:rsidP="78A50405" w:rsidRDefault="7C1C0423" w14:paraId="7762BCB8" w14:textId="28879B9E">
            <w:pPr>
              <w:spacing w:line="259" w:lineRule="auto"/>
              <w:rPr>
                <w:rFonts w:eastAsia="Arial" w:cs="Arial"/>
                <w:color w:val="000000" w:themeColor="text1"/>
                <w:sz w:val="20"/>
                <w:szCs w:val="20"/>
              </w:rPr>
            </w:pPr>
            <w:r w:rsidRPr="5887881A" w:rsidR="5A0D2C7C">
              <w:rPr>
                <w:rFonts w:eastAsia="Arial" w:cs="Arial"/>
                <w:color w:val="000000" w:themeColor="text1" w:themeTint="FF" w:themeShade="FF"/>
                <w:sz w:val="20"/>
                <w:szCs w:val="20"/>
              </w:rPr>
              <w:t xml:space="preserve">Provide </w:t>
            </w:r>
            <w:r w:rsidRPr="5887881A" w:rsidR="5A0D2C7C">
              <w:rPr>
                <w:rFonts w:eastAsia="Arial" w:cs="Arial"/>
                <w:color w:val="000000" w:themeColor="text1" w:themeTint="FF" w:themeShade="FF"/>
                <w:sz w:val="20"/>
                <w:szCs w:val="20"/>
              </w:rPr>
              <w:t>UroFusion</w:t>
            </w:r>
            <w:r w:rsidRPr="5887881A" w:rsidR="5A0D2C7C">
              <w:rPr>
                <w:rFonts w:eastAsia="Arial" w:cs="Arial"/>
                <w:color w:val="000000" w:themeColor="text1" w:themeTint="FF" w:themeShade="FF"/>
                <w:sz w:val="20"/>
                <w:szCs w:val="20"/>
              </w:rPr>
              <w:t xml:space="preserve"> software that can import</w:t>
            </w:r>
            <w:r w:rsidRPr="5887881A" w:rsidR="68C0FD70">
              <w:rPr>
                <w:rFonts w:eastAsia="Arial" w:cs="Arial"/>
                <w:color w:val="000000" w:themeColor="text1" w:themeTint="FF" w:themeShade="FF"/>
                <w:sz w:val="20"/>
                <w:szCs w:val="20"/>
              </w:rPr>
              <w:t xml:space="preserve"> segmentation using</w:t>
            </w:r>
            <w:r w:rsidRPr="5887881A" w:rsidR="5A0D2C7C">
              <w:rPr>
                <w:rFonts w:eastAsia="Arial" w:cs="Arial"/>
                <w:color w:val="000000" w:themeColor="text1" w:themeTint="FF" w:themeShade="FF"/>
                <w:sz w:val="20"/>
                <w:szCs w:val="20"/>
              </w:rPr>
              <w:t xml:space="preserve"> </w:t>
            </w:r>
            <w:r w:rsidRPr="5887881A" w:rsidR="5A0D2C7C">
              <w:rPr>
                <w:rFonts w:eastAsia="Arial" w:cs="Arial"/>
                <w:color w:val="000000" w:themeColor="text1" w:themeTint="FF" w:themeShade="FF"/>
                <w:sz w:val="20"/>
                <w:szCs w:val="20"/>
              </w:rPr>
              <w:t>DICOM</w:t>
            </w:r>
            <w:r w:rsidRPr="5887881A" w:rsidR="5A0D2C7C">
              <w:rPr>
                <w:rFonts w:eastAsia="Arial" w:cs="Arial"/>
                <w:color w:val="000000" w:themeColor="text1" w:themeTint="FF" w:themeShade="FF"/>
                <w:sz w:val="20"/>
                <w:szCs w:val="20"/>
              </w:rPr>
              <w:t xml:space="preserve"> </w:t>
            </w:r>
            <w:r w:rsidRPr="5887881A" w:rsidR="72234FD0">
              <w:rPr>
                <w:rFonts w:eastAsia="Arial" w:cs="Arial"/>
                <w:color w:val="000000" w:themeColor="text1" w:themeTint="FF" w:themeShade="FF"/>
                <w:sz w:val="20"/>
                <w:szCs w:val="20"/>
              </w:rPr>
              <w:t xml:space="preserve">standard </w:t>
            </w:r>
            <w:r w:rsidRPr="5887881A" w:rsidR="5A0D2C7C">
              <w:rPr>
                <w:rFonts w:eastAsia="Arial" w:cs="Arial"/>
                <w:color w:val="000000" w:themeColor="text1" w:themeTint="FF" w:themeShade="FF"/>
                <w:sz w:val="20"/>
                <w:szCs w:val="20"/>
              </w:rPr>
              <w:t xml:space="preserve">format and </w:t>
            </w:r>
            <w:r w:rsidRPr="5887881A" w:rsidR="0F3211D4">
              <w:rPr>
                <w:rFonts w:eastAsia="Arial" w:cs="Arial"/>
                <w:color w:val="000000" w:themeColor="text1" w:themeTint="FF" w:themeShade="FF"/>
                <w:sz w:val="20"/>
                <w:szCs w:val="20"/>
              </w:rPr>
              <w:t xml:space="preserve">is </w:t>
            </w:r>
            <w:r w:rsidRPr="5887881A" w:rsidR="5A0D2C7C">
              <w:rPr>
                <w:rFonts w:eastAsia="Arial" w:cs="Arial"/>
                <w:color w:val="000000" w:themeColor="text1" w:themeTint="FF" w:themeShade="FF"/>
                <w:sz w:val="20"/>
                <w:szCs w:val="20"/>
              </w:rPr>
              <w:t>compatible with the current surgical system at SGH</w:t>
            </w:r>
          </w:p>
        </w:tc>
        <w:tc>
          <w:tcPr>
            <w:tcW w:w="1738" w:type="dxa"/>
            <w:tcMar/>
          </w:tcPr>
          <w:p w:rsidR="094123C5" w:rsidP="78A50405" w:rsidRDefault="7C1C0423" w14:paraId="37C46154" w14:textId="26532D0C">
            <w:pPr>
              <w:spacing w:line="259" w:lineRule="auto"/>
              <w:jc w:val="center"/>
            </w:pPr>
            <w:proofErr w:type="spellStart"/>
            <w:r w:rsidRPr="78A50405">
              <w:rPr>
                <w:rFonts w:eastAsia="Arial" w:cs="Arial"/>
                <w:color w:val="000000" w:themeColor="text1"/>
                <w:sz w:val="20"/>
                <w:szCs w:val="20"/>
              </w:rPr>
              <w:t>Biobot</w:t>
            </w:r>
            <w:proofErr w:type="spellEnd"/>
          </w:p>
        </w:tc>
        <w:tc>
          <w:tcPr>
            <w:tcW w:w="1980" w:type="dxa"/>
            <w:tcMar/>
          </w:tcPr>
          <w:p w:rsidR="55F76C79" w:rsidP="78A50405" w:rsidRDefault="7C1C0423" w14:paraId="52251877" w14:textId="41F42ED4">
            <w:pPr>
              <w:jc w:val="center"/>
              <w:rPr>
                <w:rFonts w:eastAsia="Arial" w:cs="Arial"/>
                <w:color w:val="000000" w:themeColor="text1"/>
                <w:sz w:val="20"/>
                <w:szCs w:val="20"/>
              </w:rPr>
            </w:pPr>
            <w:r w:rsidRPr="78A50405">
              <w:rPr>
                <w:rFonts w:eastAsia="Arial" w:cs="Arial"/>
                <w:color w:val="000000" w:themeColor="text1"/>
                <w:sz w:val="20"/>
                <w:szCs w:val="20"/>
              </w:rPr>
              <w:t>03</w:t>
            </w:r>
            <w:r w:rsidRPr="78A50405" w:rsidR="55F76C79">
              <w:rPr>
                <w:rFonts w:eastAsia="Arial" w:cs="Arial"/>
                <w:color w:val="000000" w:themeColor="text1"/>
                <w:sz w:val="20"/>
                <w:szCs w:val="20"/>
              </w:rPr>
              <w:t>/26</w:t>
            </w:r>
          </w:p>
        </w:tc>
      </w:tr>
      <w:tr w:rsidR="78A50405" w:rsidTr="5887881A" w14:paraId="7788CCC0" w14:textId="77777777">
        <w:trPr>
          <w:trHeight w:val="300"/>
        </w:trPr>
        <w:tc>
          <w:tcPr>
            <w:tcW w:w="780" w:type="dxa"/>
            <w:tcMar/>
          </w:tcPr>
          <w:p w:rsidR="758F5604" w:rsidP="78A50405" w:rsidRDefault="758F5604" w14:paraId="287AE288" w14:textId="1EBA13D6">
            <w:pPr>
              <w:jc w:val="center"/>
              <w:rPr>
                <w:rFonts w:eastAsia="Times New Roman" w:cs="Arial"/>
                <w:sz w:val="20"/>
                <w:szCs w:val="20"/>
                <w:lang w:val="en-US" w:eastAsia="en-US"/>
              </w:rPr>
            </w:pPr>
            <w:r w:rsidRPr="78A50405">
              <w:rPr>
                <w:rFonts w:eastAsia="Times New Roman" w:cs="Arial"/>
                <w:sz w:val="20"/>
                <w:szCs w:val="20"/>
                <w:lang w:val="en-US" w:eastAsia="en-US"/>
              </w:rPr>
              <w:t>5</w:t>
            </w:r>
          </w:p>
        </w:tc>
        <w:tc>
          <w:tcPr>
            <w:tcW w:w="4033" w:type="dxa"/>
            <w:tcMar/>
          </w:tcPr>
          <w:p w:rsidR="7DC685A8" w:rsidP="78A50405" w:rsidRDefault="7DC685A8" w14:paraId="62A4CC9B" w14:textId="48C6CD96">
            <w:pPr>
              <w:rPr>
                <w:rFonts w:eastAsia="Arial" w:cs="Arial"/>
                <w:color w:val="000000" w:themeColor="text1"/>
                <w:sz w:val="20"/>
                <w:szCs w:val="20"/>
              </w:rPr>
            </w:pPr>
            <w:r w:rsidRPr="5887881A" w:rsidR="2448193B">
              <w:rPr>
                <w:rFonts w:eastAsia="Arial" w:cs="Arial"/>
                <w:color w:val="000000" w:themeColor="text1" w:themeTint="FF" w:themeShade="FF"/>
                <w:sz w:val="20"/>
                <w:szCs w:val="20"/>
              </w:rPr>
              <w:t xml:space="preserve">Generate preliminary &amp; refine prostate contour </w:t>
            </w:r>
            <w:r w:rsidRPr="5887881A" w:rsidR="7B008514">
              <w:rPr>
                <w:rFonts w:eastAsia="Arial" w:cs="Arial"/>
                <w:color w:val="000000" w:themeColor="text1" w:themeTint="FF" w:themeShade="FF"/>
                <w:sz w:val="20"/>
                <w:szCs w:val="20"/>
              </w:rPr>
              <w:t xml:space="preserve">of SGH dataset </w:t>
            </w:r>
            <w:r w:rsidRPr="5887881A" w:rsidR="2448193B">
              <w:rPr>
                <w:rFonts w:eastAsia="Arial" w:cs="Arial"/>
                <w:color w:val="000000" w:themeColor="text1" w:themeTint="FF" w:themeShade="FF"/>
                <w:sz w:val="20"/>
                <w:szCs w:val="20"/>
              </w:rPr>
              <w:t xml:space="preserve">in </w:t>
            </w:r>
            <w:r w:rsidRPr="5887881A" w:rsidR="2448193B">
              <w:rPr>
                <w:rFonts w:eastAsia="Arial" w:cs="Arial"/>
                <w:color w:val="000000" w:themeColor="text1" w:themeTint="FF" w:themeShade="FF"/>
                <w:sz w:val="20"/>
                <w:szCs w:val="20"/>
              </w:rPr>
              <w:t>DICOM</w:t>
            </w:r>
            <w:r w:rsidRPr="5887881A" w:rsidR="2448193B">
              <w:rPr>
                <w:rFonts w:eastAsia="Arial" w:cs="Arial"/>
                <w:color w:val="000000" w:themeColor="text1" w:themeTint="FF" w:themeShade="FF"/>
                <w:sz w:val="20"/>
                <w:szCs w:val="20"/>
              </w:rPr>
              <w:t xml:space="preserve"> </w:t>
            </w:r>
            <w:r w:rsidRPr="5887881A" w:rsidR="25E97BFC">
              <w:rPr>
                <w:rFonts w:eastAsia="Arial" w:cs="Arial"/>
                <w:color w:val="000000" w:themeColor="text1" w:themeTint="FF" w:themeShade="FF"/>
                <w:sz w:val="20"/>
                <w:szCs w:val="20"/>
              </w:rPr>
              <w:t>standard</w:t>
            </w:r>
            <w:r w:rsidRPr="5887881A" w:rsidR="2448193B">
              <w:rPr>
                <w:rFonts w:eastAsia="Arial" w:cs="Arial"/>
                <w:color w:val="000000" w:themeColor="text1" w:themeTint="FF" w:themeShade="FF"/>
                <w:sz w:val="20"/>
                <w:szCs w:val="20"/>
              </w:rPr>
              <w:t xml:space="preserve"> </w:t>
            </w:r>
            <w:r w:rsidRPr="5887881A" w:rsidR="2448193B">
              <w:rPr>
                <w:rFonts w:eastAsia="Arial" w:cs="Arial"/>
                <w:color w:val="000000" w:themeColor="text1" w:themeTint="FF" w:themeShade="FF"/>
                <w:sz w:val="20"/>
                <w:szCs w:val="20"/>
              </w:rPr>
              <w:t>format</w:t>
            </w:r>
          </w:p>
        </w:tc>
        <w:tc>
          <w:tcPr>
            <w:tcW w:w="1738" w:type="dxa"/>
            <w:tcMar/>
          </w:tcPr>
          <w:p w:rsidR="753CFA98" w:rsidP="78A50405" w:rsidRDefault="753CFA98" w14:paraId="0C93D686" w14:textId="254FFAD4">
            <w:pPr>
              <w:spacing w:line="259" w:lineRule="auto"/>
              <w:jc w:val="center"/>
            </w:pPr>
            <w:r w:rsidRPr="78A50405">
              <w:rPr>
                <w:rFonts w:eastAsia="Arial" w:cs="Arial"/>
                <w:color w:val="000000" w:themeColor="text1"/>
                <w:sz w:val="20"/>
                <w:szCs w:val="20"/>
              </w:rPr>
              <w:t>SGH</w:t>
            </w:r>
          </w:p>
        </w:tc>
        <w:tc>
          <w:tcPr>
            <w:tcW w:w="1980" w:type="dxa"/>
            <w:tcMar/>
          </w:tcPr>
          <w:p w:rsidR="753CFA98" w:rsidP="78A50405" w:rsidRDefault="753CFA98" w14:paraId="32D4E38F" w14:textId="717BDFA4">
            <w:pPr>
              <w:jc w:val="center"/>
              <w:rPr>
                <w:rFonts w:eastAsia="Arial" w:cs="Arial"/>
                <w:color w:val="000000" w:themeColor="text1"/>
                <w:sz w:val="20"/>
                <w:szCs w:val="20"/>
              </w:rPr>
            </w:pPr>
            <w:r w:rsidRPr="78A50405">
              <w:rPr>
                <w:rFonts w:eastAsia="Arial" w:cs="Arial"/>
                <w:color w:val="000000" w:themeColor="text1"/>
                <w:sz w:val="20"/>
                <w:szCs w:val="20"/>
              </w:rPr>
              <w:t>06/26</w:t>
            </w:r>
          </w:p>
        </w:tc>
      </w:tr>
      <w:tr w:rsidRPr="00BC4366" w:rsidR="00D66022" w:rsidTr="5887881A" w14:paraId="277B7C50" w14:textId="77777777">
        <w:tc>
          <w:tcPr>
            <w:tcW w:w="780" w:type="dxa"/>
            <w:tcMar/>
          </w:tcPr>
          <w:p w:rsidRPr="00BC4366" w:rsidR="00D66022" w:rsidP="0043575C" w:rsidRDefault="00D66022" w14:paraId="05C15AC9" w14:textId="77777777">
            <w:pPr>
              <w:jc w:val="center"/>
              <w:rPr>
                <w:rFonts w:eastAsia="Times New Roman" w:cs="Arial"/>
                <w:bCs/>
                <w:sz w:val="20"/>
                <w:szCs w:val="20"/>
                <w:lang w:val="en-US" w:eastAsia="en-US"/>
              </w:rPr>
            </w:pPr>
            <w:r w:rsidRPr="00BC4366">
              <w:rPr>
                <w:rFonts w:eastAsia="Times New Roman" w:cs="Arial"/>
                <w:bCs/>
                <w:sz w:val="20"/>
                <w:szCs w:val="20"/>
                <w:lang w:val="en-US" w:eastAsia="en-US"/>
              </w:rPr>
              <w:t>5</w:t>
            </w:r>
          </w:p>
        </w:tc>
        <w:tc>
          <w:tcPr>
            <w:tcW w:w="4033" w:type="dxa"/>
            <w:tcMar/>
          </w:tcPr>
          <w:p w:rsidR="55F76C79" w:rsidP="55F76C79" w:rsidRDefault="55F76C79" w14:paraId="616D95D1" w14:textId="7B4DEE32">
            <w:pPr>
              <w:rPr>
                <w:rFonts w:eastAsia="Arial" w:cs="Arial"/>
                <w:color w:val="000000" w:themeColor="text1"/>
                <w:sz w:val="20"/>
                <w:szCs w:val="20"/>
              </w:rPr>
            </w:pPr>
            <w:r w:rsidRPr="55F76C79">
              <w:rPr>
                <w:rFonts w:eastAsia="Arial" w:cs="Arial"/>
                <w:color w:val="000000" w:themeColor="text1"/>
                <w:sz w:val="20"/>
                <w:szCs w:val="20"/>
              </w:rPr>
              <w:t>Train a segmentation model using SGH dataset</w:t>
            </w:r>
          </w:p>
        </w:tc>
        <w:tc>
          <w:tcPr>
            <w:tcW w:w="1738" w:type="dxa"/>
            <w:tcMar/>
          </w:tcPr>
          <w:p w:rsidR="65261CD6" w:rsidP="55F76C79" w:rsidRDefault="65261CD6" w14:paraId="1DCA10D2" w14:textId="0728C566">
            <w:pPr>
              <w:spacing w:line="259" w:lineRule="auto"/>
              <w:jc w:val="center"/>
            </w:pPr>
            <w:r w:rsidRPr="55F76C79">
              <w:rPr>
                <w:rFonts w:eastAsia="Arial" w:cs="Arial"/>
                <w:color w:val="000000" w:themeColor="text1"/>
                <w:sz w:val="20"/>
                <w:szCs w:val="20"/>
              </w:rPr>
              <w:t>SGH</w:t>
            </w:r>
          </w:p>
        </w:tc>
        <w:tc>
          <w:tcPr>
            <w:tcW w:w="1980" w:type="dxa"/>
            <w:tcMar/>
          </w:tcPr>
          <w:p w:rsidR="55F76C79" w:rsidP="55F76C79" w:rsidRDefault="55F76C79" w14:paraId="144AD137" w14:textId="1D8CA1FF">
            <w:pPr>
              <w:jc w:val="center"/>
              <w:rPr>
                <w:rFonts w:eastAsia="Arial" w:cs="Arial"/>
                <w:color w:val="000000" w:themeColor="text1"/>
                <w:sz w:val="20"/>
                <w:szCs w:val="20"/>
              </w:rPr>
            </w:pPr>
            <w:r w:rsidRPr="55F76C79">
              <w:rPr>
                <w:rFonts w:eastAsia="Arial" w:cs="Arial"/>
                <w:color w:val="000000" w:themeColor="text1"/>
                <w:sz w:val="20"/>
                <w:szCs w:val="20"/>
              </w:rPr>
              <w:t>08/26</w:t>
            </w:r>
          </w:p>
        </w:tc>
      </w:tr>
      <w:tr w:rsidR="78A50405" w:rsidTr="5887881A" w14:paraId="2C23046E" w14:textId="77777777">
        <w:trPr>
          <w:trHeight w:val="300"/>
        </w:trPr>
        <w:tc>
          <w:tcPr>
            <w:tcW w:w="780" w:type="dxa"/>
            <w:tcMar/>
          </w:tcPr>
          <w:p w:rsidR="004CE09D" w:rsidP="78A50405" w:rsidRDefault="004CE09D" w14:paraId="0EFF275A" w14:textId="696EE368">
            <w:pPr>
              <w:jc w:val="center"/>
              <w:rPr>
                <w:rFonts w:eastAsia="Times New Roman" w:cs="Arial"/>
                <w:sz w:val="20"/>
                <w:szCs w:val="20"/>
                <w:lang w:val="en-US" w:eastAsia="en-US"/>
              </w:rPr>
            </w:pPr>
            <w:r w:rsidRPr="78A50405">
              <w:rPr>
                <w:rFonts w:eastAsia="Times New Roman" w:cs="Arial"/>
                <w:sz w:val="20"/>
                <w:szCs w:val="20"/>
                <w:lang w:val="en-US" w:eastAsia="en-US"/>
              </w:rPr>
              <w:t>6</w:t>
            </w:r>
          </w:p>
        </w:tc>
        <w:tc>
          <w:tcPr>
            <w:tcW w:w="4033" w:type="dxa"/>
            <w:tcMar/>
          </w:tcPr>
          <w:p w:rsidR="004CE09D" w:rsidP="78A50405" w:rsidRDefault="004CE09D" w14:paraId="36776F4F" w14:textId="648BB9F9">
            <w:pPr>
              <w:rPr>
                <w:rFonts w:eastAsia="Arial" w:cs="Arial"/>
                <w:color w:val="000000" w:themeColor="text1"/>
                <w:sz w:val="20"/>
                <w:szCs w:val="20"/>
              </w:rPr>
            </w:pPr>
            <w:r w:rsidRPr="78A50405">
              <w:rPr>
                <w:rFonts w:eastAsia="Arial" w:cs="Arial"/>
                <w:color w:val="000000" w:themeColor="text1"/>
                <w:sz w:val="20"/>
                <w:szCs w:val="20"/>
              </w:rPr>
              <w:t xml:space="preserve">Onboard the segmentation </w:t>
            </w:r>
            <w:r w:rsidRPr="78A50405" w:rsidR="26CCE37B">
              <w:rPr>
                <w:rFonts w:eastAsia="Arial" w:cs="Arial"/>
                <w:color w:val="000000" w:themeColor="text1"/>
                <w:sz w:val="20"/>
                <w:szCs w:val="20"/>
              </w:rPr>
              <w:t>model on RAPIER CARPL platform</w:t>
            </w:r>
          </w:p>
        </w:tc>
        <w:tc>
          <w:tcPr>
            <w:tcW w:w="1738" w:type="dxa"/>
            <w:tcMar/>
          </w:tcPr>
          <w:p w:rsidR="26CCE37B" w:rsidP="78A50405" w:rsidRDefault="26CCE37B" w14:paraId="35285DFD" w14:textId="225A11B0">
            <w:pPr>
              <w:spacing w:line="259" w:lineRule="auto"/>
              <w:jc w:val="center"/>
              <w:rPr>
                <w:rFonts w:eastAsia="Arial" w:cs="Arial"/>
                <w:color w:val="000000" w:themeColor="text1"/>
                <w:sz w:val="20"/>
                <w:szCs w:val="20"/>
              </w:rPr>
            </w:pPr>
            <w:r w:rsidRPr="78A50405">
              <w:rPr>
                <w:rFonts w:eastAsia="Arial" w:cs="Arial"/>
                <w:color w:val="000000" w:themeColor="text1"/>
                <w:sz w:val="20"/>
                <w:szCs w:val="20"/>
              </w:rPr>
              <w:t>SGH</w:t>
            </w:r>
          </w:p>
        </w:tc>
        <w:tc>
          <w:tcPr>
            <w:tcW w:w="1980" w:type="dxa"/>
            <w:tcMar/>
          </w:tcPr>
          <w:p w:rsidR="26CCE37B" w:rsidP="78A50405" w:rsidRDefault="26CCE37B" w14:paraId="0AA75AA2" w14:textId="1D44B8B2">
            <w:pPr>
              <w:jc w:val="center"/>
              <w:rPr>
                <w:rFonts w:eastAsia="Arial" w:cs="Arial"/>
                <w:color w:val="000000" w:themeColor="text1"/>
                <w:sz w:val="20"/>
                <w:szCs w:val="20"/>
              </w:rPr>
            </w:pPr>
            <w:r w:rsidRPr="78A50405">
              <w:rPr>
                <w:rFonts w:eastAsia="Arial" w:cs="Arial"/>
                <w:color w:val="000000" w:themeColor="text1"/>
                <w:sz w:val="20"/>
                <w:szCs w:val="20"/>
              </w:rPr>
              <w:t>08/26</w:t>
            </w:r>
          </w:p>
        </w:tc>
      </w:tr>
      <w:tr w:rsidRPr="00BC4366" w:rsidR="00D66022" w:rsidTr="5887881A" w14:paraId="00AA1FB8" w14:textId="77777777">
        <w:tc>
          <w:tcPr>
            <w:tcW w:w="780" w:type="dxa"/>
            <w:tcMar/>
          </w:tcPr>
          <w:p w:rsidRPr="00BC4366" w:rsidR="00D66022" w:rsidP="0043575C" w:rsidRDefault="00D66022" w14:paraId="6FE537EA" w14:textId="77777777">
            <w:pPr>
              <w:jc w:val="center"/>
              <w:rPr>
                <w:rFonts w:eastAsia="Times New Roman" w:cs="Arial"/>
                <w:bCs/>
                <w:sz w:val="20"/>
                <w:szCs w:val="20"/>
                <w:lang w:val="en-US" w:eastAsia="en-US"/>
              </w:rPr>
            </w:pPr>
            <w:r w:rsidRPr="00BC4366">
              <w:rPr>
                <w:rFonts w:eastAsia="Times New Roman" w:cs="Arial"/>
                <w:bCs/>
                <w:sz w:val="20"/>
                <w:szCs w:val="20"/>
                <w:lang w:val="en-US" w:eastAsia="en-US"/>
              </w:rPr>
              <w:t>7</w:t>
            </w:r>
          </w:p>
        </w:tc>
        <w:tc>
          <w:tcPr>
            <w:tcW w:w="4033" w:type="dxa"/>
            <w:tcMar/>
          </w:tcPr>
          <w:p w:rsidR="55F76C79" w:rsidP="78A50405" w:rsidRDefault="55F76C79" w14:paraId="548A5927" w14:textId="0FC95CFE">
            <w:pPr>
              <w:rPr>
                <w:rFonts w:eastAsia="Arial" w:cs="Arial"/>
                <w:color w:val="000000" w:themeColor="text1"/>
                <w:sz w:val="20"/>
                <w:szCs w:val="20"/>
              </w:rPr>
            </w:pPr>
            <w:r w:rsidRPr="78A50405">
              <w:rPr>
                <w:rFonts w:eastAsia="Arial" w:cs="Arial"/>
                <w:color w:val="000000" w:themeColor="text1"/>
                <w:sz w:val="20"/>
                <w:szCs w:val="20"/>
              </w:rPr>
              <w:t>Trial deployment of in-house segmentation model</w:t>
            </w:r>
            <w:r w:rsidRPr="78A50405" w:rsidR="7EDB27DD">
              <w:rPr>
                <w:rFonts w:eastAsia="Arial" w:cs="Arial"/>
                <w:color w:val="000000" w:themeColor="text1"/>
                <w:sz w:val="20"/>
                <w:szCs w:val="20"/>
              </w:rPr>
              <w:t xml:space="preserve"> at SGH</w:t>
            </w:r>
          </w:p>
        </w:tc>
        <w:tc>
          <w:tcPr>
            <w:tcW w:w="1738" w:type="dxa"/>
            <w:tcMar/>
          </w:tcPr>
          <w:p w:rsidR="550DF159" w:rsidP="55F76C79" w:rsidRDefault="550DF159" w14:paraId="6A2D0E9B" w14:textId="48461551">
            <w:pPr>
              <w:spacing w:line="259" w:lineRule="auto"/>
              <w:jc w:val="center"/>
            </w:pPr>
            <w:r w:rsidRPr="55F76C79">
              <w:rPr>
                <w:rFonts w:eastAsia="Arial" w:cs="Arial"/>
                <w:color w:val="000000" w:themeColor="text1"/>
                <w:sz w:val="20"/>
                <w:szCs w:val="20"/>
              </w:rPr>
              <w:t>SGH</w:t>
            </w:r>
          </w:p>
        </w:tc>
        <w:tc>
          <w:tcPr>
            <w:tcW w:w="1980" w:type="dxa"/>
            <w:tcMar/>
          </w:tcPr>
          <w:p w:rsidR="55F76C79" w:rsidP="55F76C79" w:rsidRDefault="55F76C79" w14:paraId="0D7D1E24" w14:textId="4EE6231E">
            <w:pPr>
              <w:jc w:val="center"/>
              <w:rPr>
                <w:rFonts w:eastAsia="Arial" w:cs="Arial"/>
                <w:color w:val="000000" w:themeColor="text1"/>
                <w:sz w:val="20"/>
                <w:szCs w:val="20"/>
              </w:rPr>
            </w:pPr>
            <w:r w:rsidRPr="55F76C79">
              <w:rPr>
                <w:rFonts w:eastAsia="Arial" w:cs="Arial"/>
                <w:color w:val="000000" w:themeColor="text1"/>
                <w:sz w:val="20"/>
                <w:szCs w:val="20"/>
              </w:rPr>
              <w:t>09/26</w:t>
            </w:r>
          </w:p>
        </w:tc>
      </w:tr>
    </w:tbl>
    <w:p w:rsidRPr="00D66022" w:rsidR="00D66022" w:rsidP="001A0FAD" w:rsidRDefault="00D66022" w14:paraId="13C02F1A" w14:textId="4EDBBB0E">
      <w:pPr>
        <w:ind w:left="720" w:hanging="720"/>
        <w:rPr>
          <w:rFonts w:eastAsia="Times New Roman" w:cs="Arial"/>
          <w:iCs/>
          <w:sz w:val="20"/>
          <w:szCs w:val="20"/>
          <w:lang w:val="en-US" w:eastAsia="en-US"/>
        </w:rPr>
      </w:pPr>
      <w:r>
        <w:rPr>
          <w:rFonts w:eastAsia="Times New Roman" w:cs="Arial"/>
          <w:i/>
          <w:sz w:val="20"/>
          <w:szCs w:val="20"/>
          <w:lang w:val="en-US" w:eastAsia="en-US"/>
        </w:rPr>
        <w:tab/>
      </w:r>
    </w:p>
    <w:p w:rsidRPr="00BC4366" w:rsidR="001A0FAD" w:rsidP="001A0FAD" w:rsidRDefault="001A0FAD" w14:paraId="7C16C6DB" w14:textId="77777777">
      <w:pPr>
        <w:rPr>
          <w:rFonts w:eastAsia="Times New Roman" w:cs="Arial"/>
          <w:sz w:val="20"/>
          <w:szCs w:val="20"/>
          <w:lang w:val="en-US" w:eastAsia="en-US"/>
        </w:rPr>
      </w:pPr>
    </w:p>
    <w:p w:rsidRPr="00BC4366" w:rsidR="001A0FAD" w:rsidP="001A0FAD" w:rsidRDefault="001A0FAD" w14:paraId="10D7B2F4" w14:textId="77777777">
      <w:pPr>
        <w:ind w:left="720" w:hanging="720"/>
        <w:rPr>
          <w:rFonts w:eastAsia="Times New Roman" w:cs="Arial"/>
          <w:sz w:val="20"/>
          <w:szCs w:val="20"/>
          <w:lang w:val="en-US" w:eastAsia="en-US"/>
        </w:rPr>
      </w:pPr>
      <w:r>
        <w:rPr>
          <w:rFonts w:eastAsia="Times New Roman" w:cs="Arial"/>
          <w:b/>
          <w:sz w:val="20"/>
          <w:szCs w:val="20"/>
          <w:lang w:val="en-US" w:eastAsia="en-US"/>
        </w:rPr>
        <w:t>5</w:t>
      </w:r>
      <w:r w:rsidRPr="00BC4366">
        <w:rPr>
          <w:rFonts w:eastAsia="Times New Roman" w:cs="Arial"/>
          <w:b/>
          <w:sz w:val="20"/>
          <w:szCs w:val="20"/>
          <w:lang w:val="en-US" w:eastAsia="en-US"/>
        </w:rPr>
        <w:t>.</w:t>
      </w:r>
      <w:r w:rsidRPr="00BC4366">
        <w:rPr>
          <w:rFonts w:eastAsia="Times New Roman" w:cs="Arial"/>
          <w:b/>
          <w:sz w:val="20"/>
          <w:szCs w:val="20"/>
          <w:lang w:val="en-US" w:eastAsia="en-US"/>
        </w:rPr>
        <w:tab/>
      </w:r>
      <w:r w:rsidRPr="00BC4366">
        <w:rPr>
          <w:rFonts w:eastAsia="Times New Roman" w:cs="Arial"/>
          <w:b/>
          <w:sz w:val="20"/>
          <w:szCs w:val="20"/>
          <w:lang w:val="en-US" w:eastAsia="en-US"/>
        </w:rPr>
        <w:t>DELIVERABLES</w:t>
      </w:r>
    </w:p>
    <w:p w:rsidRPr="00BC4366" w:rsidR="00D66022" w:rsidP="00D66022" w:rsidRDefault="00D66022" w14:paraId="22F555F7" w14:textId="77777777">
      <w:pPr>
        <w:ind w:left="720"/>
        <w:jc w:val="both"/>
        <w:rPr>
          <w:rFonts w:eastAsia="Times New Roman" w:cs="Arial"/>
          <w:i/>
          <w:sz w:val="20"/>
          <w:szCs w:val="20"/>
          <w:lang w:val="en-US" w:eastAsia="en-US"/>
        </w:rPr>
      </w:pPr>
      <w:r w:rsidRPr="00BC4366">
        <w:rPr>
          <w:rFonts w:eastAsia="Times New Roman" w:cs="Arial"/>
          <w:i/>
          <w:sz w:val="20"/>
          <w:szCs w:val="20"/>
          <w:lang w:val="en-US" w:eastAsia="en-US"/>
        </w:rPr>
        <w:t>(A restatement of the deliverables indicated in para 2 and 3. This is to clearly state what each Party expects at the end of the Project. Should also include reporting requirements)</w:t>
      </w:r>
    </w:p>
    <w:p w:rsidRPr="00D66022" w:rsidR="00D66022" w:rsidP="001A0FAD" w:rsidRDefault="00D66022" w14:paraId="02055E0A" w14:textId="77777777">
      <w:pPr>
        <w:ind w:left="720"/>
        <w:jc w:val="both"/>
        <w:rPr>
          <w:rFonts w:eastAsia="Times New Roman" w:cs="Arial"/>
          <w:iCs/>
          <w:sz w:val="20"/>
          <w:szCs w:val="20"/>
          <w:lang w:val="en-US" w:eastAsia="en-US"/>
        </w:rPr>
      </w:pPr>
    </w:p>
    <w:p w:rsidRPr="00BC4366" w:rsidR="00D66022" w:rsidP="00D66022" w:rsidRDefault="00D66022" w14:paraId="78BD8765" w14:textId="64A894D0">
      <w:pPr>
        <w:rPr>
          <w:rFonts w:eastAsia="Times New Roman" w:cs="Arial"/>
          <w:sz w:val="20"/>
          <w:szCs w:val="20"/>
          <w:lang w:val="en-US" w:eastAsia="en-US"/>
        </w:rPr>
      </w:pPr>
      <w:r w:rsidRPr="54BD35C7" w:rsidR="00D66022">
        <w:rPr>
          <w:rFonts w:eastAsia="Times New Roman" w:cs="Arial"/>
          <w:sz w:val="20"/>
          <w:szCs w:val="20"/>
          <w:lang w:val="en-US" w:eastAsia="en-US"/>
        </w:rPr>
        <w:t>5.1</w:t>
      </w:r>
      <w:r>
        <w:tab/>
      </w:r>
      <w:r w:rsidRPr="54BD35C7" w:rsidR="00D66022">
        <w:rPr>
          <w:rFonts w:eastAsia="Times New Roman" w:cs="Arial"/>
          <w:sz w:val="20"/>
          <w:szCs w:val="20"/>
          <w:lang w:val="en-US" w:eastAsia="en-US"/>
        </w:rPr>
        <w:t>SGH’s deliverables for this Project are:</w:t>
      </w:r>
    </w:p>
    <w:p w:rsidR="7030FF70" w:rsidP="54BD35C7" w:rsidRDefault="7030FF70" w14:paraId="6DD7F927" w14:textId="0EA2573D">
      <w:pPr>
        <w:pStyle w:val="ListParagraph"/>
        <w:widowControl w:val="1"/>
        <w:numPr>
          <w:ilvl w:val="0"/>
          <w:numId w:val="53"/>
        </w:numPr>
        <w:spacing w:line="259" w:lineRule="auto"/>
        <w:ind w:left="1440" w:hanging="720"/>
        <w:rPr>
          <w:rFonts w:ascii="Arial" w:hAnsi="Arial" w:eastAsia="Times New Roman" w:cs="Arial"/>
          <w:noProof w:val="0"/>
          <w:color w:val="auto"/>
          <w:sz w:val="24"/>
          <w:szCs w:val="24"/>
          <w:lang w:val="en-US" w:eastAsia="en-US" w:bidi="ar-SA"/>
        </w:rPr>
      </w:pPr>
      <w:commentRangeStart w:id="81504448"/>
      <w:r w:rsidRPr="5887881A" w:rsidR="7030FF70">
        <w:rPr>
          <w:rFonts w:ascii="Arial" w:hAnsi="Arial" w:eastAsia="Times New Roman" w:cs="Arial"/>
          <w:noProof w:val="0"/>
          <w:color w:val="auto"/>
          <w:sz w:val="20"/>
          <w:szCs w:val="20"/>
          <w:lang w:val="en-US" w:eastAsia="en-US" w:bidi="ar-SA"/>
        </w:rPr>
        <w:t xml:space="preserve">Train </w:t>
      </w:r>
      <w:r w:rsidRPr="5887881A" w:rsidR="026D831D">
        <w:rPr>
          <w:rFonts w:ascii="Arial" w:hAnsi="Arial" w:eastAsia="Times New Roman" w:cs="Arial"/>
          <w:noProof w:val="0"/>
          <w:color w:val="auto"/>
          <w:sz w:val="20"/>
          <w:szCs w:val="20"/>
          <w:lang w:val="en-US" w:eastAsia="en-US" w:bidi="ar-SA"/>
        </w:rPr>
        <w:t>SGH in-house prostate segmentation model from SGH clinical data to reliably generate DICOM-compliant prostate segmentations from clinical MRI studies</w:t>
      </w:r>
      <w:r w:rsidRPr="5887881A" w:rsidR="0C81DB0A">
        <w:rPr>
          <w:rFonts w:ascii="Arial" w:hAnsi="Arial" w:eastAsia="Times New Roman" w:cs="Arial"/>
          <w:noProof w:val="0"/>
          <w:color w:val="auto"/>
          <w:sz w:val="20"/>
          <w:szCs w:val="20"/>
          <w:lang w:val="en-US" w:eastAsia="en-US" w:bidi="ar-SA"/>
        </w:rPr>
        <w:t>.</w:t>
      </w:r>
      <w:commentRangeEnd w:id="81504448"/>
      <w:r>
        <w:rPr>
          <w:rStyle w:val="CommentReference"/>
        </w:rPr>
        <w:commentReference w:id="81504448"/>
      </w:r>
    </w:p>
    <w:p w:rsidRPr="00BC4366" w:rsidR="00D66022" w:rsidP="00D66022" w:rsidRDefault="229FE1F7" w14:paraId="5E346F58" w14:textId="3EE1DC15">
      <w:pPr>
        <w:pStyle w:val="ListParagraph"/>
        <w:widowControl w:val="1"/>
        <w:numPr>
          <w:ilvl w:val="0"/>
          <w:numId w:val="53"/>
        </w:numPr>
        <w:autoSpaceDE/>
        <w:autoSpaceDN/>
        <w:adjustRightInd/>
        <w:spacing/>
        <w:ind w:left="1440" w:hanging="720"/>
        <w:contextualSpacing/>
        <w:rPr>
          <w:rFonts w:eastAsia="Times New Roman" w:cs="Arial"/>
          <w:sz w:val="20"/>
          <w:szCs w:val="20"/>
          <w:lang w:val="en-US" w:eastAsia="en-US"/>
        </w:rPr>
      </w:pPr>
      <w:r w:rsidRPr="54BD35C7" w:rsidR="083E7B8A">
        <w:rPr>
          <w:rFonts w:eastAsia="Times New Roman" w:cs="Arial"/>
          <w:sz w:val="20"/>
          <w:szCs w:val="20"/>
          <w:lang w:val="en-US" w:eastAsia="en-US"/>
        </w:rPr>
        <w:t>Integrate and trial deploy the segmentation model in SGH Radiology department as proof</w:t>
      </w:r>
      <w:r w:rsidRPr="54BD35C7" w:rsidR="655E303F">
        <w:rPr>
          <w:rFonts w:eastAsia="Times New Roman" w:cs="Arial"/>
          <w:sz w:val="20"/>
          <w:szCs w:val="20"/>
          <w:lang w:val="en-US" w:eastAsia="en-US"/>
        </w:rPr>
        <w:t>-</w:t>
      </w:r>
      <w:r w:rsidRPr="54BD35C7" w:rsidR="083E7B8A">
        <w:rPr>
          <w:rFonts w:eastAsia="Times New Roman" w:cs="Arial"/>
          <w:sz w:val="20"/>
          <w:szCs w:val="20"/>
          <w:lang w:val="en-US" w:eastAsia="en-US"/>
        </w:rPr>
        <w:t>of</w:t>
      </w:r>
      <w:r w:rsidRPr="54BD35C7" w:rsidR="5DE40521">
        <w:rPr>
          <w:rFonts w:eastAsia="Times New Roman" w:cs="Arial"/>
          <w:sz w:val="20"/>
          <w:szCs w:val="20"/>
          <w:lang w:val="en-US" w:eastAsia="en-US"/>
        </w:rPr>
        <w:t>-</w:t>
      </w:r>
      <w:r w:rsidRPr="54BD35C7" w:rsidR="083E7B8A">
        <w:rPr>
          <w:rFonts w:eastAsia="Times New Roman" w:cs="Arial"/>
          <w:sz w:val="20"/>
          <w:szCs w:val="20"/>
          <w:lang w:val="en-US" w:eastAsia="en-US"/>
        </w:rPr>
        <w:t>concept</w:t>
      </w:r>
      <w:r w:rsidRPr="54BD35C7" w:rsidR="53D1407C">
        <w:rPr>
          <w:rFonts w:eastAsia="Times New Roman" w:cs="Arial"/>
          <w:sz w:val="20"/>
          <w:szCs w:val="20"/>
          <w:lang w:val="en-US" w:eastAsia="en-US"/>
        </w:rPr>
        <w:t>.</w:t>
      </w:r>
    </w:p>
    <w:p w:rsidRPr="00BC4366" w:rsidR="00D66022" w:rsidP="00D66022" w:rsidRDefault="00D66022" w14:paraId="1CA07623" w14:textId="77777777">
      <w:pPr>
        <w:rPr>
          <w:rFonts w:eastAsia="Times New Roman" w:cs="Arial"/>
          <w:sz w:val="20"/>
          <w:szCs w:val="20"/>
          <w:lang w:val="en-US" w:eastAsia="en-US"/>
        </w:rPr>
      </w:pPr>
    </w:p>
    <w:p w:rsidRPr="00BC4366" w:rsidR="00D66022" w:rsidP="00D66022" w:rsidRDefault="00D66022" w14:paraId="52E0D728" w14:textId="6FED35B7">
      <w:pPr>
        <w:rPr>
          <w:rFonts w:eastAsia="Times New Roman" w:cs="Arial"/>
          <w:sz w:val="20"/>
          <w:szCs w:val="20"/>
          <w:lang w:val="en-US" w:eastAsia="en-US"/>
        </w:rPr>
      </w:pPr>
      <w:r>
        <w:rPr>
          <w:rFonts w:eastAsia="Times New Roman" w:cs="Arial"/>
          <w:sz w:val="20"/>
          <w:szCs w:val="20"/>
          <w:lang w:val="en-US" w:eastAsia="en-US"/>
        </w:rPr>
        <w:t>5</w:t>
      </w:r>
      <w:r w:rsidRPr="00BC4366">
        <w:rPr>
          <w:rFonts w:eastAsia="Times New Roman" w:cs="Arial"/>
          <w:sz w:val="20"/>
          <w:szCs w:val="20"/>
          <w:lang w:val="en-US" w:eastAsia="en-US"/>
        </w:rPr>
        <w:t xml:space="preserve">.2 </w:t>
      </w:r>
      <w:r w:rsidRPr="00BC4366">
        <w:rPr>
          <w:rFonts w:eastAsia="Times New Roman" w:cs="Arial"/>
          <w:sz w:val="20"/>
          <w:szCs w:val="20"/>
          <w:lang w:val="en-US" w:eastAsia="en-US"/>
        </w:rPr>
        <w:tab/>
      </w:r>
      <w:r>
        <w:rPr>
          <w:rFonts w:eastAsia="Times New Roman" w:cs="Arial"/>
          <w:sz w:val="20"/>
          <w:szCs w:val="20"/>
          <w:lang w:val="en-US" w:eastAsia="en-US"/>
        </w:rPr>
        <w:t>BIOBOT’s</w:t>
      </w:r>
      <w:r w:rsidRPr="00BC4366">
        <w:rPr>
          <w:rFonts w:eastAsia="Times New Roman" w:cs="Arial"/>
          <w:sz w:val="20"/>
          <w:szCs w:val="20"/>
          <w:lang w:val="en-US" w:eastAsia="en-US"/>
        </w:rPr>
        <w:t xml:space="preserve"> deliverables for this Project are:</w:t>
      </w:r>
    </w:p>
    <w:p w:rsidR="2E7D5712" w:rsidP="78A50405" w:rsidRDefault="2E7D5712" w14:paraId="48A96587" w14:textId="4077E814">
      <w:pPr>
        <w:pStyle w:val="ListParagraph"/>
        <w:numPr>
          <w:ilvl w:val="0"/>
          <w:numId w:val="1"/>
        </w:numPr>
        <w:spacing w:line="259" w:lineRule="auto"/>
        <w:ind w:left="1440" w:hanging="720"/>
        <w:rPr>
          <w:rFonts w:eastAsia="Times New Roman" w:cs="Arial"/>
          <w:sz w:val="20"/>
          <w:szCs w:val="20"/>
          <w:lang w:val="en-US" w:eastAsia="en-US"/>
        </w:rPr>
      </w:pPr>
      <w:r w:rsidRPr="4097CC2A" w:rsidR="2E7D5712">
        <w:rPr>
          <w:rFonts w:eastAsia="Times New Roman" w:cs="Arial"/>
          <w:sz w:val="20"/>
          <w:szCs w:val="20"/>
          <w:lang w:val="en-US" w:eastAsia="en-US"/>
        </w:rPr>
        <w:t>Provide required software (</w:t>
      </w:r>
      <w:r w:rsidRPr="4097CC2A" w:rsidR="2E7D5712">
        <w:rPr>
          <w:rFonts w:eastAsia="Times New Roman" w:cs="Arial"/>
          <w:sz w:val="20"/>
          <w:szCs w:val="20"/>
          <w:lang w:val="en-US" w:eastAsia="en-US"/>
        </w:rPr>
        <w:t>UroFusion</w:t>
      </w:r>
      <w:r w:rsidRPr="4097CC2A" w:rsidR="2E7D5712">
        <w:rPr>
          <w:rFonts w:eastAsia="Times New Roman" w:cs="Arial"/>
          <w:sz w:val="20"/>
          <w:szCs w:val="20"/>
          <w:lang w:val="en-US" w:eastAsia="en-US"/>
        </w:rPr>
        <w:t xml:space="preserve">) that can import </w:t>
      </w:r>
      <w:r w:rsidRPr="4097CC2A" w:rsidR="4891635D">
        <w:rPr>
          <w:rFonts w:eastAsia="Times New Roman" w:cs="Arial"/>
          <w:sz w:val="20"/>
          <w:szCs w:val="20"/>
          <w:lang w:val="en-US" w:eastAsia="en-US"/>
        </w:rPr>
        <w:t xml:space="preserve">and modify </w:t>
      </w:r>
      <w:r w:rsidRPr="4097CC2A" w:rsidR="5DE1866E">
        <w:rPr>
          <w:rFonts w:eastAsia="Times New Roman" w:cs="Arial"/>
          <w:sz w:val="20"/>
          <w:szCs w:val="20"/>
          <w:lang w:val="en-US" w:eastAsia="en-US"/>
        </w:rPr>
        <w:t xml:space="preserve">segmentation in </w:t>
      </w:r>
      <w:r w:rsidRPr="4097CC2A" w:rsidR="2E7D5712">
        <w:rPr>
          <w:rFonts w:eastAsia="Times New Roman" w:cs="Arial"/>
          <w:sz w:val="20"/>
          <w:szCs w:val="20"/>
          <w:lang w:val="en-US" w:eastAsia="en-US"/>
        </w:rPr>
        <w:t xml:space="preserve">DICOM </w:t>
      </w:r>
      <w:r w:rsidRPr="4097CC2A" w:rsidR="2260D5A0">
        <w:rPr>
          <w:rFonts w:eastAsia="Times New Roman" w:cs="Arial"/>
          <w:sz w:val="20"/>
          <w:szCs w:val="20"/>
          <w:lang w:val="en-US" w:eastAsia="en-US"/>
        </w:rPr>
        <w:t xml:space="preserve">standard </w:t>
      </w:r>
      <w:r w:rsidRPr="4097CC2A" w:rsidR="2E7D5712">
        <w:rPr>
          <w:rFonts w:eastAsia="Times New Roman" w:cs="Arial"/>
          <w:sz w:val="20"/>
          <w:szCs w:val="20"/>
          <w:lang w:val="en-US" w:eastAsia="en-US"/>
        </w:rPr>
        <w:t>file output from SGH in-house segmentation mode</w:t>
      </w:r>
      <w:r w:rsidRPr="4097CC2A" w:rsidR="53A7108C">
        <w:rPr>
          <w:rFonts w:eastAsia="Times New Roman" w:cs="Arial"/>
          <w:sz w:val="20"/>
          <w:szCs w:val="20"/>
          <w:lang w:val="en-US" w:eastAsia="en-US"/>
        </w:rPr>
        <w:t>l</w:t>
      </w:r>
    </w:p>
    <w:p w:rsidRPr="00BC4366" w:rsidR="00D66022" w:rsidP="78A50405" w:rsidRDefault="7FA11919" w14:paraId="2E53B76A" w14:textId="37F5ADF7">
      <w:pPr>
        <w:pStyle w:val="ListParagraph"/>
        <w:numPr>
          <w:ilvl w:val="0"/>
          <w:numId w:val="1"/>
        </w:numPr>
        <w:spacing w:line="259" w:lineRule="auto"/>
        <w:ind w:left="1440" w:hanging="720"/>
        <w:rPr>
          <w:rFonts w:eastAsia="Times New Roman" w:cs="Arial"/>
          <w:sz w:val="20"/>
          <w:szCs w:val="20"/>
          <w:lang w:val="en-US" w:eastAsia="en-US"/>
        </w:rPr>
      </w:pPr>
      <w:r w:rsidRPr="78A50405">
        <w:rPr>
          <w:rFonts w:eastAsia="Times New Roman" w:cs="Arial"/>
          <w:sz w:val="20"/>
          <w:szCs w:val="20"/>
          <w:lang w:val="en-US" w:eastAsia="en-US"/>
        </w:rPr>
        <w:t xml:space="preserve">Ensure that </w:t>
      </w:r>
      <w:r w:rsidRPr="78A50405" w:rsidR="76D237A3">
        <w:rPr>
          <w:rFonts w:eastAsia="Times New Roman" w:cs="Arial"/>
          <w:sz w:val="20"/>
          <w:szCs w:val="20"/>
          <w:lang w:val="en-US" w:eastAsia="en-US"/>
        </w:rPr>
        <w:t xml:space="preserve">the </w:t>
      </w:r>
      <w:r w:rsidRPr="78A50405">
        <w:rPr>
          <w:rFonts w:eastAsia="Times New Roman" w:cs="Arial"/>
          <w:sz w:val="20"/>
          <w:szCs w:val="20"/>
          <w:lang w:val="en-US" w:eastAsia="en-US"/>
        </w:rPr>
        <w:t xml:space="preserve">segmentation </w:t>
      </w:r>
      <w:r w:rsidRPr="78A50405" w:rsidR="22C9098B">
        <w:rPr>
          <w:rFonts w:eastAsia="Times New Roman" w:cs="Arial"/>
          <w:sz w:val="20"/>
          <w:szCs w:val="20"/>
          <w:lang w:val="en-US" w:eastAsia="en-US"/>
        </w:rPr>
        <w:t xml:space="preserve">data </w:t>
      </w:r>
      <w:r w:rsidRPr="78A50405">
        <w:rPr>
          <w:rFonts w:eastAsia="Times New Roman" w:cs="Arial"/>
          <w:sz w:val="20"/>
          <w:szCs w:val="20"/>
          <w:lang w:val="en-US" w:eastAsia="en-US"/>
        </w:rPr>
        <w:t xml:space="preserve">can be </w:t>
      </w:r>
      <w:r w:rsidRPr="78A50405" w:rsidR="6E383635">
        <w:rPr>
          <w:rFonts w:eastAsia="Times New Roman" w:cs="Arial"/>
          <w:sz w:val="20"/>
          <w:szCs w:val="20"/>
          <w:lang w:val="en-US" w:eastAsia="en-US"/>
        </w:rPr>
        <w:t xml:space="preserve">read by </w:t>
      </w:r>
      <w:proofErr w:type="spellStart"/>
      <w:r w:rsidRPr="78A50405" w:rsidR="6E383635">
        <w:rPr>
          <w:rFonts w:eastAsia="Times New Roman" w:cs="Arial"/>
          <w:sz w:val="20"/>
          <w:szCs w:val="20"/>
          <w:lang w:val="en-US" w:eastAsia="en-US"/>
        </w:rPr>
        <w:t>Biobot</w:t>
      </w:r>
      <w:proofErr w:type="spellEnd"/>
      <w:r w:rsidRPr="78A50405" w:rsidR="6E383635">
        <w:rPr>
          <w:rFonts w:eastAsia="Times New Roman" w:cs="Arial"/>
          <w:sz w:val="20"/>
          <w:szCs w:val="20"/>
          <w:lang w:val="en-US" w:eastAsia="en-US"/>
        </w:rPr>
        <w:t xml:space="preserve"> surgical system </w:t>
      </w:r>
      <w:r w:rsidRPr="78A50405" w:rsidR="16219048">
        <w:rPr>
          <w:rFonts w:eastAsia="Times New Roman" w:cs="Arial"/>
          <w:sz w:val="20"/>
          <w:szCs w:val="20"/>
          <w:lang w:val="en-US" w:eastAsia="en-US"/>
        </w:rPr>
        <w:t>after vetted by radiologists</w:t>
      </w:r>
    </w:p>
    <w:p w:rsidRPr="00BC4366" w:rsidR="00D66022" w:rsidP="00D66022" w:rsidRDefault="00D66022" w14:paraId="5CB03B04" w14:textId="77777777">
      <w:pPr>
        <w:rPr>
          <w:rFonts w:eastAsia="Times New Roman" w:cs="Arial"/>
          <w:sz w:val="20"/>
          <w:szCs w:val="20"/>
          <w:lang w:val="en-US" w:eastAsia="en-US"/>
        </w:rPr>
      </w:pPr>
      <w:r w:rsidRPr="00BC4366">
        <w:rPr>
          <w:rFonts w:eastAsia="Times New Roman" w:cs="Arial"/>
          <w:sz w:val="20"/>
          <w:szCs w:val="20"/>
          <w:lang w:val="en-US" w:eastAsia="en-US"/>
        </w:rPr>
        <w:t xml:space="preserve"> </w:t>
      </w:r>
    </w:p>
    <w:p w:rsidRPr="00BC4366" w:rsidR="00D66022" w:rsidP="00D66022" w:rsidRDefault="00D66022" w14:paraId="6FD4FCAA" w14:textId="77777777">
      <w:pPr>
        <w:rPr>
          <w:rFonts w:eastAsia="Times New Roman" w:cs="Arial"/>
          <w:sz w:val="20"/>
          <w:szCs w:val="20"/>
          <w:lang w:val="en-US" w:eastAsia="en-US"/>
        </w:rPr>
      </w:pPr>
      <w:r>
        <w:rPr>
          <w:rFonts w:eastAsia="Times New Roman" w:cs="Arial"/>
          <w:sz w:val="20"/>
          <w:szCs w:val="20"/>
          <w:lang w:val="en-US" w:eastAsia="en-US"/>
        </w:rPr>
        <w:t>5</w:t>
      </w:r>
      <w:r w:rsidRPr="00BC4366">
        <w:rPr>
          <w:rFonts w:eastAsia="Times New Roman" w:cs="Arial"/>
          <w:sz w:val="20"/>
          <w:szCs w:val="20"/>
          <w:lang w:val="en-US" w:eastAsia="en-US"/>
        </w:rPr>
        <w:t>.3</w:t>
      </w:r>
      <w:r w:rsidRPr="00BC4366">
        <w:rPr>
          <w:rFonts w:eastAsia="Times New Roman" w:cs="Arial"/>
          <w:sz w:val="20"/>
          <w:szCs w:val="20"/>
          <w:lang w:val="en-US" w:eastAsia="en-US"/>
        </w:rPr>
        <w:tab/>
      </w:r>
      <w:commentRangeStart w:id="43"/>
      <w:r w:rsidRPr="00BC4366">
        <w:rPr>
          <w:rFonts w:eastAsia="Times New Roman" w:cs="Arial"/>
          <w:sz w:val="20"/>
          <w:szCs w:val="20"/>
          <w:lang w:val="en-US" w:eastAsia="en-US"/>
        </w:rPr>
        <w:t>Jointly</w:t>
      </w:r>
      <w:commentRangeEnd w:id="43"/>
      <w:r w:rsidRPr="00BC4366">
        <w:rPr>
          <w:rStyle w:val="CommentReference"/>
          <w:sz w:val="20"/>
          <w:szCs w:val="20"/>
        </w:rPr>
        <w:commentReference w:id="43"/>
      </w:r>
      <w:r w:rsidRPr="00BC4366">
        <w:rPr>
          <w:rFonts w:eastAsia="Times New Roman" w:cs="Arial"/>
          <w:sz w:val="20"/>
          <w:szCs w:val="20"/>
          <w:lang w:val="en-US" w:eastAsia="en-US"/>
        </w:rPr>
        <w:t>, the deliverables for this Project are:</w:t>
      </w:r>
    </w:p>
    <w:p w:rsidRPr="00BC4366" w:rsidR="00D66022" w:rsidP="00D66022" w:rsidRDefault="00D66022" w14:paraId="58EDFB65" w14:textId="5735E89D">
      <w:pPr>
        <w:ind w:firstLine="720"/>
        <w:rPr>
          <w:rFonts w:eastAsia="Times New Roman" w:cs="Arial"/>
          <w:sz w:val="20"/>
          <w:szCs w:val="20"/>
          <w:lang w:val="en-US" w:eastAsia="en-US"/>
        </w:rPr>
      </w:pPr>
      <w:r w:rsidRPr="54BD35C7" w:rsidR="00D66022">
        <w:rPr>
          <w:rFonts w:eastAsia="Times New Roman" w:cs="Arial"/>
          <w:sz w:val="20"/>
          <w:szCs w:val="20"/>
          <w:lang w:val="en-US" w:eastAsia="en-US"/>
        </w:rPr>
        <w:t>(a)</w:t>
      </w:r>
      <w:r>
        <w:tab/>
      </w:r>
      <w:r w:rsidRPr="54BD35C7" w:rsidR="2BBFDD86">
        <w:rPr>
          <w:rFonts w:eastAsia="Times New Roman" w:cs="Arial"/>
          <w:sz w:val="20"/>
          <w:szCs w:val="20"/>
          <w:lang w:val="en-US" w:eastAsia="en-US"/>
        </w:rPr>
        <w:t>Improved clinical workflow for MRI guided prostate biopsy planning.</w:t>
      </w:r>
    </w:p>
    <w:p w:rsidRPr="00BC4366" w:rsidR="001A0FAD" w:rsidP="001A0FAD" w:rsidRDefault="001A0FAD" w14:paraId="49C752AA" w14:textId="77777777">
      <w:pPr>
        <w:rPr>
          <w:rFonts w:eastAsia="Times New Roman" w:cs="Arial"/>
          <w:sz w:val="20"/>
          <w:szCs w:val="20"/>
          <w:lang w:val="en-US" w:eastAsia="en-US"/>
        </w:rPr>
      </w:pPr>
    </w:p>
    <w:p w:rsidRPr="00BC4366" w:rsidR="001A0FAD" w:rsidP="001A0FAD" w:rsidRDefault="001A0FAD" w14:paraId="7EBB2037" w14:textId="77777777">
      <w:pPr>
        <w:rPr>
          <w:rFonts w:eastAsia="Times New Roman" w:cs="Arial"/>
          <w:sz w:val="20"/>
          <w:szCs w:val="20"/>
          <w:lang w:val="en-US" w:eastAsia="en-US"/>
        </w:rPr>
      </w:pPr>
      <w:r>
        <w:rPr>
          <w:rFonts w:eastAsia="Times New Roman" w:cs="Arial"/>
          <w:b/>
          <w:sz w:val="20"/>
          <w:szCs w:val="20"/>
          <w:lang w:val="en-US" w:eastAsia="en-US"/>
        </w:rPr>
        <w:t>6</w:t>
      </w:r>
      <w:r w:rsidRPr="00BC4366">
        <w:rPr>
          <w:rFonts w:eastAsia="Times New Roman" w:cs="Arial"/>
          <w:b/>
          <w:sz w:val="20"/>
          <w:szCs w:val="20"/>
          <w:lang w:val="en-US" w:eastAsia="en-US"/>
        </w:rPr>
        <w:t>.</w:t>
      </w:r>
      <w:r w:rsidRPr="00BC4366">
        <w:rPr>
          <w:rFonts w:eastAsia="Times New Roman" w:cs="Arial"/>
          <w:b/>
          <w:sz w:val="20"/>
          <w:szCs w:val="20"/>
          <w:lang w:val="en-US" w:eastAsia="en-US"/>
        </w:rPr>
        <w:tab/>
      </w:r>
      <w:r w:rsidRPr="00BC4366">
        <w:rPr>
          <w:rFonts w:eastAsia="Times New Roman" w:cs="Arial"/>
          <w:b/>
          <w:sz w:val="20"/>
          <w:szCs w:val="20"/>
          <w:lang w:val="en-US" w:eastAsia="en-US"/>
        </w:rPr>
        <w:t>INPUTS TO THE PROJECT / RESOURCES</w:t>
      </w:r>
    </w:p>
    <w:p w:rsidRPr="00BC4366" w:rsidR="00D66022" w:rsidP="00D66022" w:rsidRDefault="00D66022" w14:paraId="6AB4A8AE" w14:textId="423F84A5">
      <w:pPr>
        <w:ind w:left="720"/>
        <w:rPr>
          <w:rFonts w:eastAsia="Times New Roman" w:cs="Arial"/>
          <w:i/>
          <w:sz w:val="20"/>
          <w:szCs w:val="20"/>
          <w:lang w:val="en-US" w:eastAsia="en-US"/>
        </w:rPr>
      </w:pPr>
      <w:r w:rsidRPr="00BC4366">
        <w:rPr>
          <w:rFonts w:eastAsia="Times New Roman" w:cs="Arial"/>
          <w:i/>
          <w:sz w:val="20"/>
          <w:szCs w:val="20"/>
          <w:lang w:val="en-US" w:eastAsia="en-US"/>
        </w:rPr>
        <w:t xml:space="preserve">(This is a statement of the </w:t>
      </w:r>
      <w:r w:rsidRPr="00BC4366">
        <w:rPr>
          <w:rFonts w:eastAsia="Times New Roman" w:cs="Arial"/>
          <w:b/>
          <w:i/>
          <w:sz w:val="20"/>
          <w:szCs w:val="20"/>
          <w:lang w:val="en-US" w:eastAsia="en-US"/>
        </w:rPr>
        <w:t xml:space="preserve">in-kind </w:t>
      </w:r>
      <w:r w:rsidRPr="00BC4366">
        <w:rPr>
          <w:rFonts w:eastAsia="Times New Roman" w:cs="Arial"/>
          <w:i/>
          <w:sz w:val="20"/>
          <w:szCs w:val="20"/>
          <w:lang w:val="en-US" w:eastAsia="en-US"/>
        </w:rPr>
        <w:t xml:space="preserve">or </w:t>
      </w:r>
      <w:r w:rsidRPr="00BC4366">
        <w:rPr>
          <w:rFonts w:eastAsia="Times New Roman" w:cs="Arial"/>
          <w:b/>
          <w:i/>
          <w:sz w:val="20"/>
          <w:szCs w:val="20"/>
          <w:lang w:val="en-US" w:eastAsia="en-US"/>
        </w:rPr>
        <w:t>existing resources</w:t>
      </w:r>
      <w:r w:rsidRPr="00BC4366">
        <w:rPr>
          <w:rFonts w:eastAsia="Times New Roman" w:cs="Arial"/>
          <w:i/>
          <w:sz w:val="20"/>
          <w:szCs w:val="20"/>
          <w:lang w:val="en-US" w:eastAsia="en-US"/>
        </w:rPr>
        <w:t xml:space="preserve"> that each Party will be putting into the Project. If only in terms of cash or incremental resources, then this section is not necessary)</w:t>
      </w:r>
    </w:p>
    <w:p w:rsidRPr="00BC4366" w:rsidR="00D66022" w:rsidP="00D66022" w:rsidRDefault="00D66022" w14:paraId="0F147BA7" w14:textId="4634C2A7">
      <w:pPr>
        <w:tabs>
          <w:tab w:val="left" w:pos="720"/>
        </w:tabs>
        <w:rPr>
          <w:rFonts w:eastAsia="Times New Roman" w:cs="Arial"/>
          <w:i/>
          <w:sz w:val="20"/>
          <w:szCs w:val="20"/>
          <w:lang w:val="en-US" w:eastAsia="en-US"/>
        </w:rPr>
      </w:pPr>
    </w:p>
    <w:p w:rsidR="00D66022" w:rsidP="54BD35C7" w:rsidRDefault="00D66022" w14:paraId="02E06CF4" w14:textId="74A50F74">
      <w:pPr>
        <w:pStyle w:val="Normal"/>
        <w:suppressLineNumbers w:val="0"/>
        <w:tabs>
          <w:tab w:val="left" w:leader="none" w:pos="720"/>
        </w:tabs>
        <w:bidi w:val="0"/>
        <w:spacing w:before="0" w:beforeAutospacing="off" w:after="0" w:afterAutospacing="off" w:line="259" w:lineRule="auto"/>
        <w:ind w:left="720" w:right="0" w:hanging="720"/>
        <w:jc w:val="left"/>
        <w:rPr>
          <w:rFonts w:eastAsia="Times New Roman" w:cs="Arial"/>
          <w:sz w:val="20"/>
          <w:szCs w:val="20"/>
          <w:lang w:val="en-US" w:eastAsia="en-US"/>
        </w:rPr>
      </w:pPr>
      <w:r w:rsidRPr="54BD35C7" w:rsidR="00D66022">
        <w:rPr>
          <w:rFonts w:eastAsia="Times New Roman" w:cs="Arial"/>
          <w:sz w:val="20"/>
          <w:szCs w:val="20"/>
          <w:lang w:val="en-US" w:eastAsia="en-US"/>
        </w:rPr>
        <w:t>6.1</w:t>
      </w:r>
      <w:r>
        <w:tab/>
      </w:r>
      <w:r w:rsidRPr="54BD35C7" w:rsidR="00D66022">
        <w:rPr>
          <w:rFonts w:eastAsia="Times New Roman" w:cs="Arial"/>
          <w:sz w:val="20"/>
          <w:szCs w:val="20"/>
          <w:lang w:val="en-US" w:eastAsia="en-US"/>
        </w:rPr>
        <w:t>SGH</w:t>
      </w:r>
      <w:r w:rsidRPr="54BD35C7" w:rsidR="00D66022">
        <w:rPr>
          <w:rFonts w:eastAsia="Times New Roman" w:cs="Arial"/>
          <w:sz w:val="20"/>
          <w:szCs w:val="20"/>
          <w:lang w:val="en-US" w:eastAsia="en-US"/>
        </w:rPr>
        <w:t xml:space="preserve"> will contribute </w:t>
      </w:r>
      <w:r w:rsidRPr="54BD35C7" w:rsidR="6B4CD092">
        <w:rPr>
          <w:rFonts w:eastAsia="Times New Roman" w:cs="Arial"/>
          <w:sz w:val="20"/>
          <w:szCs w:val="20"/>
          <w:lang w:val="en-US" w:eastAsia="en-US"/>
        </w:rPr>
        <w:t xml:space="preserve">clinical datasets, clinical </w:t>
      </w:r>
      <w:r w:rsidRPr="54BD35C7" w:rsidR="6B4CD092">
        <w:rPr>
          <w:rFonts w:eastAsia="Times New Roman" w:cs="Arial"/>
          <w:sz w:val="20"/>
          <w:szCs w:val="20"/>
          <w:lang w:val="en-US" w:eastAsia="en-US"/>
        </w:rPr>
        <w:t>expertise</w:t>
      </w:r>
      <w:r w:rsidRPr="54BD35C7" w:rsidR="6B4CD092">
        <w:rPr>
          <w:rFonts w:eastAsia="Times New Roman" w:cs="Arial"/>
          <w:sz w:val="20"/>
          <w:szCs w:val="20"/>
          <w:lang w:val="en-US" w:eastAsia="en-US"/>
        </w:rPr>
        <w:t xml:space="preserve"> of radiologists and urologists, </w:t>
      </w:r>
      <w:r w:rsidRPr="54BD35C7" w:rsidR="42794284">
        <w:rPr>
          <w:rFonts w:eastAsia="Times New Roman" w:cs="Arial"/>
          <w:sz w:val="20"/>
          <w:szCs w:val="20"/>
          <w:lang w:val="en-US" w:eastAsia="en-US"/>
        </w:rPr>
        <w:t xml:space="preserve">technical </w:t>
      </w:r>
      <w:r w:rsidRPr="54BD35C7" w:rsidR="42794284">
        <w:rPr>
          <w:rFonts w:eastAsia="Times New Roman" w:cs="Arial"/>
          <w:sz w:val="20"/>
          <w:szCs w:val="20"/>
          <w:lang w:val="en-US" w:eastAsia="en-US"/>
        </w:rPr>
        <w:t>expertise</w:t>
      </w:r>
      <w:r w:rsidRPr="54BD35C7" w:rsidR="42794284">
        <w:rPr>
          <w:rFonts w:eastAsia="Times New Roman" w:cs="Arial"/>
          <w:sz w:val="20"/>
          <w:szCs w:val="20"/>
          <w:lang w:val="en-US" w:eastAsia="en-US"/>
        </w:rPr>
        <w:t xml:space="preserve"> of </w:t>
      </w:r>
      <w:r w:rsidRPr="54BD35C7" w:rsidR="6B4CD092">
        <w:rPr>
          <w:rFonts w:eastAsia="Times New Roman" w:cs="Arial"/>
          <w:sz w:val="20"/>
          <w:szCs w:val="20"/>
          <w:lang w:val="en-US" w:eastAsia="en-US"/>
        </w:rPr>
        <w:t>data scien</w:t>
      </w:r>
      <w:r w:rsidRPr="54BD35C7" w:rsidR="0FD37FF1">
        <w:rPr>
          <w:rFonts w:eastAsia="Times New Roman" w:cs="Arial"/>
          <w:sz w:val="20"/>
          <w:szCs w:val="20"/>
          <w:lang w:val="en-US" w:eastAsia="en-US"/>
        </w:rPr>
        <w:t xml:space="preserve">tists and imaging informaticists to support the Project. SGH </w:t>
      </w:r>
      <w:r w:rsidRPr="54BD35C7" w:rsidR="00D66022">
        <w:rPr>
          <w:rFonts w:eastAsia="Times New Roman" w:cs="Arial"/>
          <w:sz w:val="20"/>
          <w:szCs w:val="20"/>
          <w:lang w:val="en-US" w:eastAsia="en-US"/>
        </w:rPr>
        <w:t xml:space="preserve">will make available </w:t>
      </w:r>
      <w:r w:rsidRPr="54BD35C7" w:rsidR="6762E8A3">
        <w:rPr>
          <w:rFonts w:eastAsia="Times New Roman" w:cs="Arial"/>
          <w:sz w:val="20"/>
          <w:szCs w:val="20"/>
          <w:lang w:val="en-US" w:eastAsia="en-US"/>
        </w:rPr>
        <w:t>its supercomputer cluster (CHROMA) and its radiology deployment platform (RAPIER CARPL) to support the training and deployment of the project.</w:t>
      </w:r>
    </w:p>
    <w:p w:rsidRPr="00BC4366" w:rsidR="00D66022" w:rsidP="00D66022" w:rsidRDefault="00D66022" w14:paraId="4BC24810" w14:textId="77777777">
      <w:pPr>
        <w:rPr>
          <w:rFonts w:eastAsia="Times New Roman" w:cs="Arial"/>
          <w:sz w:val="20"/>
          <w:szCs w:val="20"/>
          <w:lang w:val="en-US" w:eastAsia="en-US"/>
        </w:rPr>
      </w:pPr>
    </w:p>
    <w:p w:rsidRPr="00BC4366" w:rsidR="00D66022" w:rsidP="00D66022" w:rsidRDefault="00D66022" w14:paraId="775364F3" w14:textId="2BE26846">
      <w:pPr>
        <w:tabs>
          <w:tab w:val="left" w:pos="720"/>
        </w:tabs>
        <w:ind w:left="720" w:hanging="720"/>
        <w:rPr>
          <w:rFonts w:eastAsia="Times New Roman" w:cs="Arial"/>
          <w:sz w:val="20"/>
          <w:szCs w:val="20"/>
          <w:lang w:val="en-US" w:eastAsia="en-US"/>
        </w:rPr>
      </w:pPr>
      <w:r w:rsidRPr="54BD35C7" w:rsidR="00D66022">
        <w:rPr>
          <w:rFonts w:eastAsia="Times New Roman" w:cs="Arial"/>
          <w:sz w:val="20"/>
          <w:szCs w:val="20"/>
          <w:lang w:val="en-US" w:eastAsia="en-US"/>
        </w:rPr>
        <w:t>6</w:t>
      </w:r>
      <w:r w:rsidRPr="54BD35C7" w:rsidR="00D66022">
        <w:rPr>
          <w:rFonts w:eastAsia="Times New Roman" w:cs="Arial"/>
          <w:sz w:val="20"/>
          <w:szCs w:val="20"/>
          <w:lang w:val="en-US" w:eastAsia="en-US"/>
        </w:rPr>
        <w:t>.2</w:t>
      </w:r>
      <w:r>
        <w:tab/>
      </w:r>
      <w:commentRangeStart w:id="1676211667"/>
      <w:r w:rsidRPr="54BD35C7" w:rsidR="00D66022">
        <w:rPr>
          <w:rFonts w:eastAsia="Times New Roman" w:cs="Arial"/>
          <w:sz w:val="20"/>
          <w:szCs w:val="20"/>
          <w:lang w:val="en-US" w:eastAsia="en-US"/>
        </w:rPr>
        <w:t>BIOBOT</w:t>
      </w:r>
      <w:r w:rsidRPr="54BD35C7" w:rsidR="00D66022">
        <w:rPr>
          <w:rFonts w:eastAsia="Times New Roman" w:cs="Arial"/>
          <w:sz w:val="20"/>
          <w:szCs w:val="20"/>
          <w:lang w:val="en-US" w:eastAsia="en-US"/>
        </w:rPr>
        <w:t xml:space="preserve"> will contribute </w:t>
      </w:r>
      <w:r w:rsidRPr="54BD35C7" w:rsidR="00D66022">
        <w:rPr>
          <w:rFonts w:eastAsia="Times New Roman" w:cs="Arial"/>
          <w:sz w:val="20"/>
          <w:szCs w:val="20"/>
          <w:lang w:val="en-US" w:eastAsia="en-US"/>
        </w:rPr>
        <w:t>manpower</w:t>
      </w:r>
      <w:r w:rsidRPr="54BD35C7" w:rsidR="00D66022">
        <w:rPr>
          <w:rFonts w:eastAsia="Times New Roman" w:cs="Arial"/>
          <w:sz w:val="20"/>
          <w:szCs w:val="20"/>
          <w:lang w:val="en-US" w:eastAsia="en-US"/>
        </w:rPr>
        <w:t>/equipment/etc. to the Project ... will make available equipment, resources, infrastructure, etc.</w:t>
      </w:r>
      <w:commentRangeEnd w:id="1676211667"/>
      <w:r>
        <w:rPr>
          <w:rStyle w:val="CommentReference"/>
        </w:rPr>
        <w:commentReference w:id="1676211667"/>
      </w:r>
    </w:p>
    <w:p w:rsidRPr="00BC4366" w:rsidR="001A0FAD" w:rsidP="00D66022" w:rsidRDefault="00951342" w14:paraId="3E65A92A" w14:textId="27C719A7">
      <w:pPr>
        <w:tabs>
          <w:tab w:val="left" w:pos="720"/>
        </w:tabs>
        <w:jc w:val="both"/>
        <w:rPr>
          <w:rFonts w:eastAsia="Times New Roman" w:cs="Arial"/>
          <w:sz w:val="20"/>
          <w:szCs w:val="20"/>
          <w:lang w:val="en-US" w:eastAsia="en-US"/>
        </w:rPr>
      </w:pPr>
      <w:r w:rsidRPr="00D66022">
        <w:rPr>
          <w:rFonts w:eastAsia="Times New Roman" w:cs="Arial"/>
          <w:sz w:val="20"/>
          <w:szCs w:val="20"/>
          <w:lang w:eastAsia="en-US"/>
        </w:rPr>
        <w:t>.</w:t>
      </w:r>
    </w:p>
    <w:p w:rsidRPr="00BC4366" w:rsidR="001A0FAD" w:rsidP="003E4990" w:rsidRDefault="001A0FAD" w14:paraId="5D17908A" w14:textId="77777777">
      <w:pPr>
        <w:rPr>
          <w:rFonts w:eastAsia="Times New Roman" w:cs="Arial"/>
          <w:sz w:val="20"/>
          <w:szCs w:val="20"/>
          <w:lang w:val="en-US" w:eastAsia="en-US"/>
        </w:rPr>
      </w:pPr>
    </w:p>
    <w:p w:rsidRPr="00BC4366" w:rsidR="001A0FAD" w:rsidP="001A0FAD" w:rsidRDefault="001A0FAD" w14:paraId="6C10E7A1" w14:textId="2DEE20C2">
      <w:pPr>
        <w:rPr>
          <w:rFonts w:eastAsia="Times New Roman" w:cs="Arial"/>
          <w:b/>
          <w:sz w:val="20"/>
          <w:szCs w:val="20"/>
          <w:lang w:val="en-US" w:eastAsia="en-US"/>
        </w:rPr>
      </w:pPr>
      <w:r>
        <w:rPr>
          <w:rFonts w:eastAsia="Times New Roman" w:cs="Arial"/>
          <w:b/>
          <w:sz w:val="20"/>
          <w:szCs w:val="20"/>
          <w:lang w:val="en-US" w:eastAsia="en-US"/>
        </w:rPr>
        <w:t>7</w:t>
      </w:r>
      <w:r w:rsidRPr="00BC4366">
        <w:rPr>
          <w:rFonts w:eastAsia="Times New Roman" w:cs="Arial"/>
          <w:b/>
          <w:sz w:val="20"/>
          <w:szCs w:val="20"/>
          <w:lang w:val="en-US" w:eastAsia="en-US"/>
        </w:rPr>
        <w:t>.</w:t>
      </w:r>
      <w:r w:rsidRPr="00BC4366">
        <w:rPr>
          <w:rFonts w:eastAsia="Times New Roman" w:cs="Arial"/>
          <w:b/>
          <w:sz w:val="20"/>
          <w:szCs w:val="20"/>
          <w:lang w:val="en-US" w:eastAsia="en-US"/>
        </w:rPr>
        <w:tab/>
      </w:r>
      <w:r w:rsidRPr="00BC4366">
        <w:rPr>
          <w:rFonts w:eastAsia="Times New Roman" w:cs="Arial"/>
          <w:b/>
          <w:sz w:val="20"/>
          <w:szCs w:val="20"/>
          <w:lang w:val="en-US" w:eastAsia="en-US"/>
        </w:rPr>
        <w:t>CASH AND IN-KIND CONTRIBUTIONS FROM EACH PARTY</w:t>
      </w:r>
    </w:p>
    <w:p w:rsidRPr="00BC4366" w:rsidR="001A0FAD" w:rsidP="001A0FAD" w:rsidRDefault="001A0FAD" w14:paraId="25C4679A" w14:textId="77777777">
      <w:pPr>
        <w:rPr>
          <w:rFonts w:eastAsia="Times New Roman" w:cs="Arial"/>
          <w:sz w:val="20"/>
          <w:szCs w:val="20"/>
          <w:lang w:val="en-US" w:eastAsia="en-US"/>
        </w:rPr>
      </w:pPr>
    </w:p>
    <w:p w:rsidRPr="00BC4366" w:rsidR="001A0FAD" w:rsidP="003E4990" w:rsidRDefault="001A0FAD" w14:paraId="4C300DFE" w14:textId="7026A12C">
      <w:pPr>
        <w:tabs>
          <w:tab w:val="left" w:pos="720"/>
        </w:tabs>
        <w:rPr>
          <w:rFonts w:eastAsia="Times New Roman" w:cs="Arial"/>
          <w:sz w:val="20"/>
          <w:szCs w:val="20"/>
          <w:lang w:val="en-US" w:eastAsia="en-US"/>
        </w:rPr>
      </w:pPr>
      <w:r>
        <w:rPr>
          <w:rFonts w:eastAsia="Times New Roman" w:cs="Arial"/>
          <w:sz w:val="20"/>
          <w:szCs w:val="20"/>
          <w:lang w:val="en-US" w:eastAsia="en-US"/>
        </w:rPr>
        <w:t>7</w:t>
      </w:r>
      <w:r w:rsidRPr="00BC4366">
        <w:rPr>
          <w:rFonts w:eastAsia="Times New Roman" w:cs="Arial"/>
          <w:sz w:val="20"/>
          <w:szCs w:val="20"/>
          <w:lang w:val="en-US" w:eastAsia="en-US"/>
        </w:rPr>
        <w:t>.1</w:t>
      </w:r>
      <w:r w:rsidRPr="00BC4366">
        <w:rPr>
          <w:rFonts w:eastAsia="Times New Roman" w:cs="Arial"/>
          <w:sz w:val="20"/>
          <w:szCs w:val="20"/>
          <w:lang w:val="en-US" w:eastAsia="en-US"/>
        </w:rPr>
        <w:tab/>
      </w:r>
      <w:r w:rsidRPr="00BC4366">
        <w:rPr>
          <w:rFonts w:eastAsia="Times New Roman" w:cs="Arial"/>
          <w:sz w:val="20"/>
          <w:szCs w:val="20"/>
          <w:lang w:val="en-US" w:eastAsia="en-US"/>
        </w:rPr>
        <w:t xml:space="preserve">Budget Breakdown </w:t>
      </w:r>
    </w:p>
    <w:p w:rsidRPr="00BC4366" w:rsidR="001A0FAD" w:rsidP="003E4990" w:rsidRDefault="001A0FAD" w14:paraId="37969D54" w14:textId="77777777">
      <w:pPr>
        <w:tabs>
          <w:tab w:val="left" w:pos="720"/>
        </w:tabs>
        <w:rPr>
          <w:rFonts w:eastAsia="Times New Roman" w:cs="Arial"/>
          <w:b/>
          <w:sz w:val="20"/>
          <w:szCs w:val="20"/>
          <w:lang w:val="en-US" w:eastAsia="en-US"/>
        </w:rPr>
      </w:pPr>
    </w:p>
    <w:tbl>
      <w:tblPr>
        <w:tblW w:w="846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480"/>
        <w:gridCol w:w="1480"/>
      </w:tblGrid>
      <w:tr w:rsidRPr="00BC4366" w:rsidR="001A0FAD" w:rsidTr="5887881A" w14:paraId="178B6F63" w14:textId="77777777">
        <w:trPr>
          <w:trHeight w:val="300"/>
        </w:trPr>
        <w:tc>
          <w:tcPr>
            <w:tcW w:w="5500" w:type="dxa"/>
            <w:tcMar/>
            <w:vAlign w:val="bottom"/>
            <w:hideMark/>
          </w:tcPr>
          <w:p w:rsidRPr="00BC4366" w:rsidR="001A0FAD" w:rsidP="0089223B" w:rsidRDefault="001A0FAD" w14:paraId="281E7742" w14:textId="70B15924">
            <w:pPr>
              <w:rPr>
                <w:rFonts w:eastAsia="Times New Roman" w:cs="Arial"/>
                <w:b/>
                <w:bCs/>
                <w:sz w:val="20"/>
                <w:szCs w:val="20"/>
                <w:u w:val="single"/>
                <w:lang w:val="en-US" w:eastAsia="en-US"/>
              </w:rPr>
            </w:pPr>
            <w:bookmarkStart w:name="_MON_1403529262" w:id="44"/>
            <w:bookmarkStart w:name="_MON_1403529441" w:id="45"/>
            <w:bookmarkStart w:name="_MON_1399289661" w:id="46"/>
            <w:bookmarkStart w:name="_MON_1399289868" w:id="47"/>
            <w:bookmarkStart w:name="_MON_1399289920" w:id="48"/>
            <w:bookmarkStart w:name="_MON_1399290020" w:id="49"/>
            <w:bookmarkStart w:name="_MON_1399290046" w:id="50"/>
            <w:bookmarkStart w:name="_MON_1399290073" w:id="51"/>
            <w:bookmarkStart w:name="_MON_1399290085" w:id="52"/>
            <w:bookmarkStart w:name="_MON_1399290096" w:id="53"/>
            <w:bookmarkStart w:name="_MON_1399290124" w:id="54"/>
            <w:bookmarkEnd w:id="44"/>
            <w:bookmarkEnd w:id="45"/>
            <w:bookmarkEnd w:id="46"/>
            <w:bookmarkEnd w:id="47"/>
            <w:bookmarkEnd w:id="48"/>
            <w:bookmarkEnd w:id="49"/>
            <w:bookmarkEnd w:id="50"/>
            <w:bookmarkEnd w:id="51"/>
            <w:bookmarkEnd w:id="52"/>
            <w:bookmarkEnd w:id="53"/>
            <w:bookmarkEnd w:id="54"/>
            <w:r w:rsidRPr="00BC4366">
              <w:rPr>
                <w:rFonts w:eastAsia="Times New Roman" w:cs="Arial"/>
                <w:b/>
                <w:bCs/>
                <w:sz w:val="20"/>
                <w:szCs w:val="20"/>
                <w:u w:val="single"/>
                <w:lang w:val="en-US" w:eastAsia="en-US"/>
              </w:rPr>
              <w:t xml:space="preserve">Contribution by </w:t>
            </w:r>
            <w:r w:rsidR="00951342">
              <w:rPr>
                <w:rFonts w:eastAsia="Times New Roman" w:cs="Arial"/>
                <w:b/>
                <w:bCs/>
                <w:sz w:val="20"/>
                <w:szCs w:val="20"/>
                <w:u w:val="single"/>
                <w:lang w:val="en-US" w:eastAsia="en-US"/>
              </w:rPr>
              <w:t>SGH</w:t>
            </w:r>
          </w:p>
        </w:tc>
        <w:tc>
          <w:tcPr>
            <w:tcW w:w="2960" w:type="dxa"/>
            <w:gridSpan w:val="2"/>
            <w:noWrap/>
            <w:tcMar/>
            <w:vAlign w:val="bottom"/>
            <w:hideMark/>
          </w:tcPr>
          <w:p w:rsidRPr="00BC4366" w:rsidR="001A0FAD" w:rsidP="0089223B" w:rsidRDefault="001A0FAD" w14:paraId="33D1ED5A" w14:textId="77777777">
            <w:pPr>
              <w:jc w:val="center"/>
              <w:rPr>
                <w:rFonts w:eastAsia="Times New Roman" w:cs="Arial"/>
                <w:b/>
                <w:bCs/>
                <w:sz w:val="20"/>
                <w:szCs w:val="20"/>
                <w:lang w:val="en-US" w:eastAsia="en-US"/>
              </w:rPr>
            </w:pPr>
            <w:r w:rsidRPr="00BC4366">
              <w:rPr>
                <w:rFonts w:eastAsia="Times New Roman" w:cs="Arial"/>
                <w:b/>
                <w:bCs/>
                <w:sz w:val="20"/>
                <w:szCs w:val="20"/>
                <w:lang w:val="en-US" w:eastAsia="en-US"/>
              </w:rPr>
              <w:t>S$</w:t>
            </w:r>
          </w:p>
        </w:tc>
      </w:tr>
      <w:tr w:rsidRPr="00BC4366" w:rsidR="001A0FAD" w:rsidTr="5887881A" w14:paraId="16AC4D07" w14:textId="77777777">
        <w:trPr>
          <w:trHeight w:val="300"/>
        </w:trPr>
        <w:tc>
          <w:tcPr>
            <w:tcW w:w="5500" w:type="dxa"/>
            <w:noWrap/>
            <w:tcMar/>
            <w:vAlign w:val="bottom"/>
            <w:hideMark/>
          </w:tcPr>
          <w:p w:rsidRPr="00BC4366" w:rsidR="001A0FAD" w:rsidP="54BD35C7" w:rsidRDefault="001A0FAD" w14:paraId="4B5170A9" w14:textId="04C6649E">
            <w:pPr>
              <w:rPr>
                <w:rFonts w:eastAsia="Times New Roman" w:cs="Arial"/>
                <w:b w:val="1"/>
                <w:bCs w:val="1"/>
                <w:sz w:val="20"/>
                <w:szCs w:val="20"/>
                <w:lang w:val="en-US" w:eastAsia="en-US"/>
              </w:rPr>
            </w:pPr>
            <w:r w:rsidRPr="54BD35C7" w:rsidR="001A0FAD">
              <w:rPr>
                <w:rFonts w:eastAsia="Times New Roman" w:cs="Arial"/>
                <w:b w:val="1"/>
                <w:bCs w:val="1"/>
                <w:sz w:val="20"/>
                <w:szCs w:val="20"/>
                <w:lang w:val="en-US" w:eastAsia="en-US"/>
              </w:rPr>
              <w:t> </w:t>
            </w:r>
          </w:p>
        </w:tc>
        <w:tc>
          <w:tcPr>
            <w:tcW w:w="1480" w:type="dxa"/>
            <w:noWrap/>
            <w:tcMar/>
            <w:vAlign w:val="bottom"/>
            <w:hideMark/>
          </w:tcPr>
          <w:p w:rsidRPr="00BC4366" w:rsidR="001A0FAD" w:rsidP="0089223B" w:rsidRDefault="001A0FAD" w14:paraId="0E5BD0E0" w14:textId="77777777">
            <w:pPr>
              <w:jc w:val="center"/>
              <w:rPr>
                <w:rFonts w:eastAsia="Times New Roman" w:cs="Arial"/>
                <w:i/>
                <w:sz w:val="20"/>
                <w:szCs w:val="20"/>
                <w:lang w:val="en-US" w:eastAsia="en-US"/>
              </w:rPr>
            </w:pPr>
            <w:r w:rsidRPr="00BC4366">
              <w:rPr>
                <w:rFonts w:eastAsia="Times New Roman" w:cs="Arial"/>
                <w:i/>
                <w:sz w:val="20"/>
                <w:szCs w:val="20"/>
                <w:lang w:val="en-US" w:eastAsia="en-US"/>
              </w:rPr>
              <w:t xml:space="preserve">Cash </w:t>
            </w:r>
          </w:p>
        </w:tc>
        <w:tc>
          <w:tcPr>
            <w:tcW w:w="1480" w:type="dxa"/>
            <w:noWrap/>
            <w:tcMar/>
            <w:vAlign w:val="bottom"/>
            <w:hideMark/>
          </w:tcPr>
          <w:p w:rsidRPr="00BC4366" w:rsidR="001A0FAD" w:rsidP="0089223B" w:rsidRDefault="001A0FAD" w14:paraId="7368CDCE" w14:textId="77777777">
            <w:pPr>
              <w:jc w:val="center"/>
              <w:rPr>
                <w:rFonts w:eastAsia="Times New Roman" w:cs="Arial"/>
                <w:i/>
                <w:sz w:val="20"/>
                <w:szCs w:val="20"/>
                <w:lang w:val="en-US" w:eastAsia="en-US"/>
              </w:rPr>
            </w:pPr>
            <w:r w:rsidRPr="00BC4366">
              <w:rPr>
                <w:rFonts w:eastAsia="Times New Roman" w:cs="Arial"/>
                <w:i/>
                <w:sz w:val="20"/>
                <w:szCs w:val="20"/>
                <w:lang w:val="en-US" w:eastAsia="en-US"/>
              </w:rPr>
              <w:t>In-kind</w:t>
            </w:r>
          </w:p>
        </w:tc>
      </w:tr>
      <w:tr w:rsidRPr="00BC4366" w:rsidR="001A0FAD" w:rsidTr="5887881A" w14:paraId="225E4970" w14:textId="77777777">
        <w:trPr>
          <w:trHeight w:val="285"/>
        </w:trPr>
        <w:tc>
          <w:tcPr>
            <w:tcW w:w="5500" w:type="dxa"/>
            <w:noWrap/>
            <w:tcMar/>
            <w:vAlign w:val="bottom"/>
            <w:hideMark/>
          </w:tcPr>
          <w:p w:rsidRPr="00BC4366" w:rsidR="001A0FAD" w:rsidP="54BD35C7" w:rsidRDefault="001A0FAD" w14:paraId="6B13BC50" w14:textId="77777777">
            <w:pPr>
              <w:rPr>
                <w:rFonts w:eastAsia="Times New Roman" w:cs="Arial"/>
                <w:b w:val="1"/>
                <w:bCs w:val="1"/>
                <w:sz w:val="20"/>
                <w:szCs w:val="20"/>
                <w:u w:val="single"/>
                <w:lang w:val="en-US" w:eastAsia="en-US"/>
              </w:rPr>
            </w:pPr>
            <w:r w:rsidRPr="54BD35C7" w:rsidR="001A0FAD">
              <w:rPr>
                <w:rFonts w:eastAsia="Times New Roman" w:cs="Arial"/>
                <w:b w:val="1"/>
                <w:bCs w:val="1"/>
                <w:sz w:val="20"/>
                <w:szCs w:val="20"/>
                <w:u w:val="single"/>
                <w:lang w:val="en-US" w:eastAsia="en-US"/>
              </w:rPr>
              <w:t>Manpower</w:t>
            </w:r>
          </w:p>
        </w:tc>
        <w:tc>
          <w:tcPr>
            <w:tcW w:w="1480" w:type="dxa"/>
            <w:noWrap/>
            <w:tcMar/>
            <w:vAlign w:val="bottom"/>
            <w:hideMark/>
          </w:tcPr>
          <w:p w:rsidRPr="00BC4366" w:rsidR="001A0FAD" w:rsidP="0089223B" w:rsidRDefault="001A0FAD" w14:paraId="6F2C40CC" w14:textId="77777777">
            <w:pPr>
              <w:jc w:val="center"/>
              <w:rPr>
                <w:rFonts w:eastAsia="Times New Roman" w:cs="Arial"/>
                <w:sz w:val="20"/>
                <w:szCs w:val="20"/>
                <w:lang w:val="en-US" w:eastAsia="en-US"/>
              </w:rPr>
            </w:pPr>
          </w:p>
        </w:tc>
        <w:tc>
          <w:tcPr>
            <w:tcW w:w="1480" w:type="dxa"/>
            <w:noWrap/>
            <w:tcMar/>
            <w:vAlign w:val="bottom"/>
            <w:hideMark/>
          </w:tcPr>
          <w:p w:rsidRPr="00BC4366" w:rsidR="001A0FAD" w:rsidP="0089223B" w:rsidRDefault="001A0FAD" w14:paraId="0FBEB624" w14:textId="77777777">
            <w:pPr>
              <w:jc w:val="center"/>
              <w:rPr>
                <w:rFonts w:eastAsia="Times New Roman" w:cs="Arial"/>
                <w:sz w:val="20"/>
                <w:szCs w:val="20"/>
                <w:lang w:val="en-US" w:eastAsia="en-US"/>
              </w:rPr>
            </w:pPr>
          </w:p>
        </w:tc>
      </w:tr>
      <w:tr w:rsidRPr="00BC4366" w:rsidR="001A0FAD" w:rsidTr="5887881A" w14:paraId="0645FB9E" w14:textId="77777777">
        <w:trPr>
          <w:trHeight w:val="285"/>
        </w:trPr>
        <w:tc>
          <w:tcPr>
            <w:tcW w:w="5500" w:type="dxa"/>
            <w:noWrap/>
            <w:tcMar/>
            <w:vAlign w:val="bottom"/>
            <w:hideMark/>
          </w:tcPr>
          <w:p w:rsidRPr="00BC4366" w:rsidR="001A0FAD" w:rsidP="0089223B" w:rsidRDefault="00951342" w14:paraId="163416AC" w14:textId="5EFB9885">
            <w:pPr>
              <w:rPr>
                <w:rFonts w:eastAsia="Times New Roman" w:cs="Arial"/>
                <w:sz w:val="20"/>
                <w:szCs w:val="20"/>
                <w:lang w:val="en-US" w:eastAsia="en-US"/>
              </w:rPr>
            </w:pPr>
            <w:r w:rsidRPr="54BD35C7" w:rsidR="796D38F3">
              <w:rPr>
                <w:rFonts w:eastAsia="Times New Roman" w:cs="Arial"/>
                <w:sz w:val="20"/>
                <w:szCs w:val="20"/>
                <w:lang w:val="en-US" w:eastAsia="en-US"/>
              </w:rPr>
              <w:t>SGH Data Analysis</w:t>
            </w:r>
            <w:r w:rsidRPr="54BD35C7" w:rsidR="2B4136D4">
              <w:rPr>
                <w:rFonts w:eastAsia="Times New Roman" w:cs="Arial"/>
                <w:sz w:val="20"/>
                <w:szCs w:val="20"/>
                <w:lang w:val="en-US" w:eastAsia="en-US"/>
              </w:rPr>
              <w:t xml:space="preserve"> (data manipulation, model training, model integration)</w:t>
            </w:r>
          </w:p>
        </w:tc>
        <w:tc>
          <w:tcPr>
            <w:tcW w:w="1480" w:type="dxa"/>
            <w:noWrap/>
            <w:tcMar/>
            <w:vAlign w:val="bottom"/>
            <w:hideMark/>
          </w:tcPr>
          <w:p w:rsidRPr="00BC4366" w:rsidR="001A0FAD" w:rsidP="00D8696C" w:rsidRDefault="00D8696C" w14:paraId="675674D0" w14:textId="75106B1F">
            <w:pPr>
              <w:jc w:val="center"/>
              <w:rPr>
                <w:rFonts w:eastAsia="Times New Roman" w:cs="Arial"/>
                <w:sz w:val="20"/>
                <w:szCs w:val="20"/>
                <w:lang w:val="en-US" w:eastAsia="en-US"/>
              </w:rPr>
            </w:pPr>
            <w:r w:rsidRPr="54BD35C7" w:rsidR="796D38F3">
              <w:rPr>
                <w:rFonts w:eastAsia="Times New Roman" w:cs="Arial"/>
                <w:sz w:val="20"/>
                <w:szCs w:val="20"/>
                <w:lang w:val="en-US" w:eastAsia="en-US"/>
              </w:rPr>
              <w:t>$15,000</w:t>
            </w:r>
          </w:p>
        </w:tc>
        <w:tc>
          <w:tcPr>
            <w:tcW w:w="1480" w:type="dxa"/>
            <w:noWrap/>
            <w:tcMar/>
            <w:vAlign w:val="bottom"/>
            <w:hideMark/>
          </w:tcPr>
          <w:p w:rsidRPr="00BC4366" w:rsidR="001A0FAD" w:rsidP="00D8696C" w:rsidRDefault="00880457" w14:paraId="7ACC2F78" w14:textId="59222610">
            <w:pPr>
              <w:jc w:val="center"/>
              <w:rPr>
                <w:rFonts w:eastAsia="Times New Roman" w:cs="Arial"/>
                <w:sz w:val="20"/>
                <w:szCs w:val="20"/>
                <w:lang w:val="en-US" w:eastAsia="en-US"/>
              </w:rPr>
            </w:pPr>
            <w:r w:rsidRPr="54BD35C7" w:rsidR="00880457">
              <w:rPr>
                <w:rFonts w:eastAsia="Times New Roman" w:cs="Arial"/>
                <w:sz w:val="20"/>
                <w:szCs w:val="20"/>
                <w:lang w:val="en-US" w:eastAsia="en-US"/>
              </w:rPr>
              <w:t>$</w:t>
            </w:r>
            <w:r w:rsidRPr="54BD35C7" w:rsidR="70682EC9">
              <w:rPr>
                <w:rFonts w:eastAsia="Times New Roman" w:cs="Arial"/>
                <w:sz w:val="20"/>
                <w:szCs w:val="20"/>
                <w:lang w:val="en-US" w:eastAsia="en-US"/>
              </w:rPr>
              <w:t>45</w:t>
            </w:r>
            <w:r w:rsidRPr="54BD35C7" w:rsidR="00880457">
              <w:rPr>
                <w:rFonts w:eastAsia="Times New Roman" w:cs="Arial"/>
                <w:sz w:val="20"/>
                <w:szCs w:val="20"/>
                <w:lang w:val="en-US" w:eastAsia="en-US"/>
              </w:rPr>
              <w:t>,000</w:t>
            </w:r>
          </w:p>
        </w:tc>
      </w:tr>
      <w:tr w:rsidR="54BD35C7" w:rsidTr="5887881A" w14:paraId="7831D3D0">
        <w:trPr>
          <w:trHeight w:val="300"/>
        </w:trPr>
        <w:tc>
          <w:tcPr>
            <w:tcW w:w="5500" w:type="dxa"/>
            <w:noWrap/>
            <w:tcMar/>
            <w:vAlign w:val="bottom"/>
            <w:hideMark/>
          </w:tcPr>
          <w:p w:rsidR="04F8AC2B" w:rsidP="54BD35C7" w:rsidRDefault="04F8AC2B" w14:paraId="62FF62DB" w14:textId="267277E1">
            <w:pPr>
              <w:pStyle w:val="Normal"/>
              <w:rPr>
                <w:rFonts w:eastAsia="Times New Roman" w:cs="Arial"/>
                <w:sz w:val="20"/>
                <w:szCs w:val="20"/>
                <w:lang w:val="en-US" w:eastAsia="en-US"/>
              </w:rPr>
            </w:pPr>
            <w:r w:rsidRPr="54BD35C7" w:rsidR="04F8AC2B">
              <w:rPr>
                <w:rFonts w:eastAsia="Times New Roman" w:cs="Arial"/>
                <w:sz w:val="20"/>
                <w:szCs w:val="20"/>
                <w:lang w:val="en-US" w:eastAsia="en-US"/>
              </w:rPr>
              <w:t>SGH Radiologists</w:t>
            </w:r>
            <w:r w:rsidRPr="54BD35C7" w:rsidR="5B01B638">
              <w:rPr>
                <w:rFonts w:eastAsia="Times New Roman" w:cs="Arial"/>
                <w:sz w:val="20"/>
                <w:szCs w:val="20"/>
                <w:lang w:val="en-US" w:eastAsia="en-US"/>
              </w:rPr>
              <w:t xml:space="preserve"> (study design, data annotation/verification, model validation)</w:t>
            </w:r>
            <w:r w:rsidRPr="54BD35C7" w:rsidR="452637F6">
              <w:rPr>
                <w:rFonts w:eastAsia="Times New Roman" w:cs="Arial"/>
                <w:sz w:val="20"/>
                <w:szCs w:val="20"/>
                <w:lang w:val="en-US" w:eastAsia="en-US"/>
              </w:rPr>
              <w:t xml:space="preserve"> </w:t>
            </w:r>
            <w:r w:rsidRPr="54BD35C7" w:rsidR="452637F6">
              <w:rPr>
                <w:rFonts w:eastAsia="Times New Roman" w:cs="Arial"/>
                <w:b w:val="1"/>
                <w:bCs w:val="1"/>
                <w:i w:val="1"/>
                <w:iCs w:val="1"/>
                <w:sz w:val="20"/>
                <w:szCs w:val="20"/>
                <w:lang w:val="en-US" w:eastAsia="en-US"/>
              </w:rPr>
              <w:t>(0.2 FTE)</w:t>
            </w:r>
          </w:p>
        </w:tc>
        <w:tc>
          <w:tcPr>
            <w:tcW w:w="1480" w:type="dxa"/>
            <w:noWrap/>
            <w:tcMar/>
            <w:vAlign w:val="bottom"/>
            <w:hideMark/>
          </w:tcPr>
          <w:p w:rsidR="5B01B638" w:rsidP="54BD35C7" w:rsidRDefault="5B01B638" w14:paraId="218A5DAD" w14:textId="37A3FFDA">
            <w:pPr>
              <w:pStyle w:val="Normal"/>
              <w:suppressLineNumbers w:val="0"/>
              <w:bidi w:val="0"/>
              <w:spacing w:before="0" w:beforeAutospacing="off" w:after="0" w:afterAutospacing="off" w:line="259" w:lineRule="auto"/>
              <w:ind w:left="0" w:right="0"/>
              <w:jc w:val="center"/>
            </w:pPr>
            <w:r w:rsidRPr="54BD35C7" w:rsidR="5B01B638">
              <w:rPr>
                <w:rFonts w:eastAsia="Times New Roman" w:cs="Arial"/>
                <w:color w:val="000000" w:themeColor="text1" w:themeTint="FF" w:themeShade="FF"/>
                <w:sz w:val="20"/>
                <w:szCs w:val="20"/>
                <w:lang w:val="en-US" w:eastAsia="en-US"/>
              </w:rPr>
              <w:t>$0</w:t>
            </w:r>
          </w:p>
        </w:tc>
        <w:tc>
          <w:tcPr>
            <w:tcW w:w="1480" w:type="dxa"/>
            <w:noWrap/>
            <w:tcMar/>
            <w:vAlign w:val="bottom"/>
            <w:hideMark/>
          </w:tcPr>
          <w:p w:rsidR="5B01B638" w:rsidP="54BD35C7" w:rsidRDefault="5B01B638" w14:paraId="7C1E2F55" w14:textId="2792BE9E">
            <w:pPr>
              <w:pStyle w:val="Normal"/>
              <w:jc w:val="center"/>
              <w:rPr>
                <w:rFonts w:eastAsia="Times New Roman" w:cs="Arial"/>
                <w:sz w:val="20"/>
                <w:szCs w:val="20"/>
                <w:lang w:val="en-US" w:eastAsia="en-US"/>
              </w:rPr>
            </w:pPr>
            <w:r w:rsidRPr="54BD35C7" w:rsidR="5B01B638">
              <w:rPr>
                <w:rFonts w:eastAsia="Times New Roman" w:cs="Arial"/>
                <w:sz w:val="20"/>
                <w:szCs w:val="20"/>
                <w:lang w:val="en-US" w:eastAsia="en-US"/>
              </w:rPr>
              <w:t>$60,000</w:t>
            </w:r>
          </w:p>
        </w:tc>
      </w:tr>
      <w:tr w:rsidR="54BD35C7" w:rsidTr="5887881A" w14:paraId="45E20826">
        <w:trPr>
          <w:trHeight w:val="300"/>
        </w:trPr>
        <w:tc>
          <w:tcPr>
            <w:tcW w:w="5500" w:type="dxa"/>
            <w:noWrap/>
            <w:tcMar/>
            <w:vAlign w:val="bottom"/>
            <w:hideMark/>
          </w:tcPr>
          <w:p w:rsidR="5B01B638" w:rsidP="54BD35C7" w:rsidRDefault="5B01B638" w14:paraId="2D8BDAAE" w14:textId="166AA270">
            <w:pPr>
              <w:pStyle w:val="Normal"/>
              <w:rPr>
                <w:rFonts w:eastAsia="Times New Roman" w:cs="Arial"/>
                <w:sz w:val="20"/>
                <w:szCs w:val="20"/>
                <w:lang w:val="en-US" w:eastAsia="en-US"/>
              </w:rPr>
            </w:pPr>
            <w:r w:rsidRPr="54BD35C7" w:rsidR="5B01B638">
              <w:rPr>
                <w:rFonts w:eastAsia="Times New Roman" w:cs="Arial"/>
                <w:sz w:val="20"/>
                <w:szCs w:val="20"/>
                <w:lang w:val="en-US" w:eastAsia="en-US"/>
              </w:rPr>
              <w:t>Imaging Informatics support for deployment</w:t>
            </w:r>
          </w:p>
        </w:tc>
        <w:tc>
          <w:tcPr>
            <w:tcW w:w="1480" w:type="dxa"/>
            <w:noWrap/>
            <w:tcMar/>
            <w:vAlign w:val="bottom"/>
            <w:hideMark/>
          </w:tcPr>
          <w:p w:rsidR="5B01B638" w:rsidP="54BD35C7" w:rsidRDefault="5B01B638" w14:paraId="6C518A34" w14:textId="58B1BA1E">
            <w:pPr>
              <w:pStyle w:val="Normal"/>
              <w:spacing w:line="259" w:lineRule="auto"/>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$0</w:t>
            </w:r>
          </w:p>
        </w:tc>
        <w:tc>
          <w:tcPr>
            <w:tcW w:w="1480" w:type="dxa"/>
            <w:noWrap/>
            <w:tcMar/>
            <w:vAlign w:val="bottom"/>
            <w:hideMark/>
          </w:tcPr>
          <w:p w:rsidR="5B01B638" w:rsidP="54BD35C7" w:rsidRDefault="5B01B638" w14:paraId="0F7F780F" w14:textId="516F3BAF">
            <w:pPr>
              <w:pStyle w:val="Normal"/>
              <w:jc w:val="center"/>
              <w:rPr>
                <w:rFonts w:eastAsia="Times New Roman" w:cs="Arial"/>
                <w:sz w:val="20"/>
                <w:szCs w:val="20"/>
                <w:lang w:val="en-US" w:eastAsia="en-US"/>
              </w:rPr>
            </w:pPr>
            <w:r w:rsidRPr="5887881A" w:rsidR="02BBED55">
              <w:rPr>
                <w:rFonts w:eastAsia="Times New Roman" w:cs="Arial"/>
                <w:sz w:val="20"/>
                <w:szCs w:val="20"/>
                <w:lang w:val="en-US" w:eastAsia="en-US"/>
              </w:rPr>
              <w:t>$</w:t>
            </w:r>
            <w:r w:rsidRPr="5887881A" w:rsidR="7820E2FC">
              <w:rPr>
                <w:rFonts w:eastAsia="Times New Roman" w:cs="Arial"/>
                <w:sz w:val="20"/>
                <w:szCs w:val="20"/>
                <w:lang w:val="en-US" w:eastAsia="en-US"/>
              </w:rPr>
              <w:t>6,000</w:t>
            </w:r>
          </w:p>
        </w:tc>
      </w:tr>
      <w:tr w:rsidR="54BD35C7" w:rsidTr="5887881A" w14:paraId="269B943B">
        <w:trPr>
          <w:trHeight w:val="300"/>
        </w:trPr>
        <w:tc>
          <w:tcPr>
            <w:tcW w:w="5500" w:type="dxa"/>
            <w:noWrap/>
            <w:tcMar/>
            <w:vAlign w:val="bottom"/>
            <w:hideMark/>
          </w:tcPr>
          <w:p w:rsidR="54BD35C7" w:rsidP="54BD35C7" w:rsidRDefault="54BD35C7" w14:paraId="77736076" w14:textId="23FDC5E4">
            <w:pPr>
              <w:pStyle w:val="Normal"/>
              <w:rPr>
                <w:rFonts w:eastAsia="Times New Roman" w:cs="Arial"/>
                <w:sz w:val="20"/>
                <w:szCs w:val="20"/>
                <w:lang w:val="en-US" w:eastAsia="en-US"/>
              </w:rPr>
            </w:pPr>
          </w:p>
        </w:tc>
        <w:tc>
          <w:tcPr>
            <w:tcW w:w="1480" w:type="dxa"/>
            <w:noWrap/>
            <w:tcMar/>
            <w:vAlign w:val="bottom"/>
            <w:hideMark/>
          </w:tcPr>
          <w:p w:rsidR="54BD35C7" w:rsidP="54BD35C7" w:rsidRDefault="54BD35C7" w14:paraId="6C56692B" w14:textId="00BE206E">
            <w:pPr>
              <w:pStyle w:val="Normal"/>
              <w:spacing w:line="259" w:lineRule="auto"/>
              <w:jc w:val="center"/>
              <w:rPr>
                <w:rFonts w:eastAsia="Times New Roman" w:cs="Arial"/>
                <w:color w:val="000000" w:themeColor="text1" w:themeTint="FF" w:themeShade="FF"/>
                <w:sz w:val="20"/>
                <w:szCs w:val="20"/>
                <w:lang w:val="en-US" w:eastAsia="en-US"/>
              </w:rPr>
            </w:pPr>
          </w:p>
        </w:tc>
        <w:tc>
          <w:tcPr>
            <w:tcW w:w="1480" w:type="dxa"/>
            <w:noWrap/>
            <w:tcMar/>
            <w:vAlign w:val="bottom"/>
            <w:hideMark/>
          </w:tcPr>
          <w:p w:rsidR="54BD35C7" w:rsidP="54BD35C7" w:rsidRDefault="54BD35C7" w14:paraId="49EEFB81" w14:textId="21487EC3">
            <w:pPr>
              <w:pStyle w:val="Normal"/>
              <w:jc w:val="center"/>
              <w:rPr>
                <w:rFonts w:eastAsia="Times New Roman" w:cs="Arial"/>
                <w:sz w:val="20"/>
                <w:szCs w:val="20"/>
                <w:lang w:val="en-US" w:eastAsia="en-US"/>
              </w:rPr>
            </w:pPr>
          </w:p>
        </w:tc>
      </w:tr>
      <w:tr w:rsidR="54BD35C7" w:rsidTr="5887881A" w14:paraId="5181B012">
        <w:trPr>
          <w:trHeight w:val="300"/>
        </w:trPr>
        <w:tc>
          <w:tcPr>
            <w:tcW w:w="5500" w:type="dxa"/>
            <w:noWrap/>
            <w:tcMar/>
            <w:vAlign w:val="bottom"/>
            <w:hideMark/>
          </w:tcPr>
          <w:p w:rsidR="5B01B638" w:rsidP="54BD35C7" w:rsidRDefault="5B01B638" w14:paraId="055CDB18" w14:textId="281A582F">
            <w:pPr>
              <w:pStyle w:val="Normal"/>
              <w:rPr>
                <w:rFonts w:eastAsia="Times New Roman" w:cs="Arial"/>
                <w:b w:val="1"/>
                <w:bCs w:val="1"/>
                <w:sz w:val="20"/>
                <w:szCs w:val="20"/>
                <w:u w:val="single"/>
                <w:lang w:val="en-US" w:eastAsia="en-US"/>
              </w:rPr>
            </w:pPr>
            <w:r w:rsidRPr="54BD35C7" w:rsidR="5B01B638">
              <w:rPr>
                <w:rFonts w:eastAsia="Times New Roman" w:cs="Arial"/>
                <w:b w:val="1"/>
                <w:bCs w:val="1"/>
                <w:sz w:val="20"/>
                <w:szCs w:val="20"/>
                <w:u w:val="single"/>
                <w:lang w:val="en-US" w:eastAsia="en-US"/>
              </w:rPr>
              <w:t>Other Operating Expense:</w:t>
            </w:r>
          </w:p>
        </w:tc>
        <w:tc>
          <w:tcPr>
            <w:tcW w:w="1480" w:type="dxa"/>
            <w:noWrap/>
            <w:tcMar/>
            <w:vAlign w:val="bottom"/>
            <w:hideMark/>
          </w:tcPr>
          <w:p w:rsidR="54BD35C7" w:rsidP="54BD35C7" w:rsidRDefault="54BD35C7" w14:paraId="78BA539E" w14:textId="51AFEC4F">
            <w:pPr>
              <w:pStyle w:val="Normal"/>
              <w:spacing w:line="259" w:lineRule="auto"/>
              <w:jc w:val="center"/>
              <w:rPr>
                <w:rFonts w:eastAsia="Times New Roman" w:cs="Arial"/>
                <w:color w:val="000000" w:themeColor="text1" w:themeTint="FF" w:themeShade="FF"/>
                <w:sz w:val="20"/>
                <w:szCs w:val="20"/>
                <w:lang w:val="en-US" w:eastAsia="en-US"/>
              </w:rPr>
            </w:pPr>
          </w:p>
        </w:tc>
        <w:tc>
          <w:tcPr>
            <w:tcW w:w="1480" w:type="dxa"/>
            <w:noWrap/>
            <w:tcMar/>
            <w:vAlign w:val="bottom"/>
            <w:hideMark/>
          </w:tcPr>
          <w:p w:rsidR="54BD35C7" w:rsidP="54BD35C7" w:rsidRDefault="54BD35C7" w14:paraId="2EE278C6" w14:textId="4FC5F5F9">
            <w:pPr>
              <w:pStyle w:val="Normal"/>
              <w:jc w:val="center"/>
              <w:rPr>
                <w:rFonts w:eastAsia="Times New Roman" w:cs="Arial"/>
                <w:sz w:val="20"/>
                <w:szCs w:val="20"/>
                <w:lang w:val="en-US" w:eastAsia="en-US"/>
              </w:rPr>
            </w:pPr>
          </w:p>
        </w:tc>
      </w:tr>
      <w:tr w:rsidR="54BD35C7" w:rsidTr="5887881A" w14:paraId="52E6F20B">
        <w:trPr>
          <w:trHeight w:val="300"/>
        </w:trPr>
        <w:tc>
          <w:tcPr>
            <w:tcW w:w="5500" w:type="dxa"/>
            <w:noWrap/>
            <w:tcMar/>
            <w:vAlign w:val="bottom"/>
            <w:hideMark/>
          </w:tcPr>
          <w:p w:rsidR="5B01B638" w:rsidP="54BD35C7" w:rsidRDefault="5B01B638" w14:paraId="529459A5" w14:textId="327F0CA6">
            <w:pPr>
              <w:pStyle w:val="Normal"/>
              <w:rPr>
                <w:rFonts w:eastAsia="Times New Roman" w:cs="Arial"/>
                <w:sz w:val="20"/>
                <w:szCs w:val="20"/>
                <w:lang w:val="en-US" w:eastAsia="en-US"/>
              </w:rPr>
            </w:pPr>
            <w:r w:rsidRPr="54BD35C7" w:rsidR="5B01B638">
              <w:rPr>
                <w:rFonts w:eastAsia="Times New Roman" w:cs="Arial"/>
                <w:sz w:val="20"/>
                <w:szCs w:val="20"/>
                <w:lang w:val="en-US" w:eastAsia="en-US"/>
              </w:rPr>
              <w:t>IRB Exemption</w:t>
            </w:r>
          </w:p>
        </w:tc>
        <w:tc>
          <w:tcPr>
            <w:tcW w:w="1480" w:type="dxa"/>
            <w:noWrap/>
            <w:tcMar/>
            <w:vAlign w:val="bottom"/>
            <w:hideMark/>
          </w:tcPr>
          <w:p w:rsidR="5B01B638" w:rsidP="54BD35C7" w:rsidRDefault="5B01B638" w14:paraId="40E1B36A" w14:textId="3A0AB812">
            <w:pPr>
              <w:pStyle w:val="Normal"/>
              <w:spacing w:line="259" w:lineRule="auto"/>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$2,700</w:t>
            </w:r>
          </w:p>
        </w:tc>
        <w:tc>
          <w:tcPr>
            <w:tcW w:w="1480" w:type="dxa"/>
            <w:noWrap/>
            <w:tcMar/>
            <w:vAlign w:val="bottom"/>
            <w:hideMark/>
          </w:tcPr>
          <w:p w:rsidR="5B01B638" w:rsidP="54BD35C7" w:rsidRDefault="5B01B638" w14:paraId="1BD05DAA" w14:textId="3B93BDFC">
            <w:pPr>
              <w:pStyle w:val="Normal"/>
              <w:jc w:val="center"/>
              <w:rPr>
                <w:rFonts w:eastAsia="Times New Roman" w:cs="Arial"/>
                <w:sz w:val="20"/>
                <w:szCs w:val="20"/>
                <w:lang w:val="en-US" w:eastAsia="en-US"/>
              </w:rPr>
            </w:pPr>
            <w:r w:rsidRPr="54BD35C7" w:rsidR="5B01B638">
              <w:rPr>
                <w:rFonts w:eastAsia="Times New Roman" w:cs="Arial"/>
                <w:sz w:val="20"/>
                <w:szCs w:val="20"/>
                <w:lang w:val="en-US" w:eastAsia="en-US"/>
              </w:rPr>
              <w:t>$0</w:t>
            </w:r>
          </w:p>
        </w:tc>
      </w:tr>
      <w:tr w:rsidR="54BD35C7" w:rsidTr="5887881A" w14:paraId="3DA04895">
        <w:trPr>
          <w:trHeight w:val="300"/>
        </w:trPr>
        <w:tc>
          <w:tcPr>
            <w:tcW w:w="5500" w:type="dxa"/>
            <w:noWrap/>
            <w:tcMar/>
            <w:vAlign w:val="bottom"/>
            <w:hideMark/>
          </w:tcPr>
          <w:p w:rsidR="5B01B638" w:rsidP="54BD35C7" w:rsidRDefault="5B01B638" w14:paraId="6E816791" w14:textId="4CA30215">
            <w:pPr>
              <w:pStyle w:val="Normal"/>
              <w:rPr>
                <w:rFonts w:eastAsia="Times New Roman" w:cs="Arial"/>
                <w:sz w:val="20"/>
                <w:szCs w:val="20"/>
                <w:lang w:val="en-US" w:eastAsia="en-US"/>
              </w:rPr>
            </w:pPr>
            <w:r w:rsidRPr="54BD35C7" w:rsidR="5B01B638">
              <w:rPr>
                <w:rFonts w:eastAsia="Times New Roman" w:cs="Arial"/>
                <w:sz w:val="20"/>
                <w:szCs w:val="20"/>
                <w:lang w:val="en-US" w:eastAsia="en-US"/>
              </w:rPr>
              <w:t>Data extraction and de-identification</w:t>
            </w:r>
            <w:r w:rsidRPr="54BD35C7" w:rsidR="02B3E5BD">
              <w:rPr>
                <w:rFonts w:eastAsia="Times New Roman" w:cs="Arial"/>
                <w:sz w:val="20"/>
                <w:szCs w:val="20"/>
                <w:lang w:val="en-US" w:eastAsia="en-US"/>
              </w:rPr>
              <w:t xml:space="preserve"> (~5,000 MRIs)</w:t>
            </w:r>
          </w:p>
        </w:tc>
        <w:tc>
          <w:tcPr>
            <w:tcW w:w="1480" w:type="dxa"/>
            <w:noWrap/>
            <w:tcMar/>
            <w:vAlign w:val="bottom"/>
            <w:hideMark/>
          </w:tcPr>
          <w:p w:rsidR="5B01B638" w:rsidP="54BD35C7" w:rsidRDefault="5B01B638" w14:paraId="198A88FB" w14:textId="0567DADF">
            <w:pPr>
              <w:pStyle w:val="Normal"/>
              <w:spacing w:line="259" w:lineRule="auto"/>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$22,400</w:t>
            </w:r>
          </w:p>
        </w:tc>
        <w:tc>
          <w:tcPr>
            <w:tcW w:w="1480" w:type="dxa"/>
            <w:noWrap/>
            <w:tcMar/>
            <w:vAlign w:val="bottom"/>
            <w:hideMark/>
          </w:tcPr>
          <w:p w:rsidR="5B01B638" w:rsidP="54BD35C7" w:rsidRDefault="5B01B638" w14:paraId="4687EF4D" w14:textId="6AB54522">
            <w:pPr>
              <w:pStyle w:val="Normal"/>
              <w:jc w:val="center"/>
              <w:rPr>
                <w:rFonts w:eastAsia="Times New Roman" w:cs="Arial"/>
                <w:sz w:val="20"/>
                <w:szCs w:val="20"/>
                <w:lang w:val="en-US" w:eastAsia="en-US"/>
              </w:rPr>
            </w:pPr>
            <w:r w:rsidRPr="54BD35C7" w:rsidR="5B01B638">
              <w:rPr>
                <w:rFonts w:eastAsia="Times New Roman" w:cs="Arial"/>
                <w:sz w:val="20"/>
                <w:szCs w:val="20"/>
                <w:lang w:val="en-US" w:eastAsia="en-US"/>
              </w:rPr>
              <w:t>$0</w:t>
            </w:r>
          </w:p>
        </w:tc>
      </w:tr>
      <w:tr w:rsidR="54BD35C7" w:rsidTr="5887881A" w14:paraId="4E29991A">
        <w:trPr>
          <w:trHeight w:val="555"/>
        </w:trPr>
        <w:tc>
          <w:tcPr>
            <w:tcW w:w="5500" w:type="dxa"/>
            <w:noWrap/>
            <w:tcMar/>
            <w:vAlign w:val="bottom"/>
            <w:hideMark/>
          </w:tcPr>
          <w:p w:rsidR="5B01B638" w:rsidP="5887881A" w:rsidRDefault="5B01B638" w14:paraId="21EA7DEE" w14:textId="246C45CC">
            <w:pPr>
              <w:pStyle w:val="Normal"/>
              <w:rPr>
                <w:rFonts w:eastAsia="Times New Roman" w:cs="Arial"/>
                <w:sz w:val="24"/>
                <w:szCs w:val="24"/>
                <w:lang w:val="en-US" w:eastAsia="en-US"/>
              </w:rPr>
            </w:pPr>
            <w:r w:rsidRPr="5887881A" w:rsidR="02BBED55">
              <w:rPr>
                <w:rFonts w:eastAsia="Times New Roman" w:cs="Arial"/>
                <w:sz w:val="20"/>
                <w:szCs w:val="20"/>
                <w:lang w:val="en-US" w:eastAsia="en-US"/>
              </w:rPr>
              <w:t>Preliminary data annotation (</w:t>
            </w:r>
            <w:r w:rsidRPr="5887881A" w:rsidR="71D91A60">
              <w:rPr>
                <w:rFonts w:eastAsia="Times New Roman" w:cs="Arial"/>
                <w:sz w:val="20"/>
                <w:szCs w:val="20"/>
                <w:lang w:val="en-US" w:eastAsia="en-US"/>
              </w:rPr>
              <w:t xml:space="preserve">Inference cost of </w:t>
            </w:r>
            <w:r w:rsidRPr="5887881A" w:rsidR="02BBED55">
              <w:rPr>
                <w:rFonts w:eastAsia="Times New Roman" w:cs="Arial"/>
                <w:sz w:val="20"/>
                <w:szCs w:val="20"/>
                <w:lang w:val="en-US" w:eastAsia="en-US"/>
              </w:rPr>
              <w:t xml:space="preserve">AI-assisted </w:t>
            </w:r>
            <w:r w:rsidRPr="5887881A" w:rsidR="47CB930C">
              <w:rPr>
                <w:rFonts w:eastAsia="Times New Roman" w:cs="Arial"/>
                <w:sz w:val="20"/>
                <w:szCs w:val="20"/>
                <w:lang w:val="en-US" w:eastAsia="en-US"/>
              </w:rPr>
              <w:t xml:space="preserve">annotation </w:t>
            </w:r>
            <w:r w:rsidRPr="5887881A" w:rsidR="02BBED55">
              <w:rPr>
                <w:rFonts w:eastAsia="Times New Roman" w:cs="Arial"/>
                <w:sz w:val="20"/>
                <w:szCs w:val="20"/>
                <w:lang w:val="en-US" w:eastAsia="en-US"/>
              </w:rPr>
              <w:t>via CARPL platform)</w:t>
            </w:r>
          </w:p>
        </w:tc>
        <w:tc>
          <w:tcPr>
            <w:tcW w:w="1480" w:type="dxa"/>
            <w:noWrap/>
            <w:tcMar/>
            <w:vAlign w:val="bottom"/>
            <w:hideMark/>
          </w:tcPr>
          <w:p w:rsidR="5B01B638" w:rsidP="54BD35C7" w:rsidRDefault="5B01B638" w14:paraId="68D10054" w14:textId="593208F7">
            <w:pPr>
              <w:pStyle w:val="Normal"/>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$9,000</w:t>
            </w:r>
          </w:p>
        </w:tc>
        <w:tc>
          <w:tcPr>
            <w:tcW w:w="1480" w:type="dxa"/>
            <w:noWrap/>
            <w:tcMar/>
            <w:vAlign w:val="bottom"/>
            <w:hideMark/>
          </w:tcPr>
          <w:p w:rsidR="54BD35C7" w:rsidP="54BD35C7" w:rsidRDefault="54BD35C7" w14:paraId="1C739D70" w14:textId="2D7D91A6">
            <w:pPr>
              <w:pStyle w:val="Normal"/>
              <w:jc w:val="center"/>
              <w:rPr>
                <w:rFonts w:eastAsia="Times New Roman" w:cs="Arial"/>
                <w:sz w:val="20"/>
                <w:szCs w:val="20"/>
                <w:lang w:val="en-US" w:eastAsia="en-US"/>
              </w:rPr>
            </w:pPr>
            <w:r w:rsidRPr="5887881A" w:rsidR="4BEADFA1">
              <w:rPr>
                <w:rFonts w:eastAsia="Times New Roman" w:cs="Arial"/>
                <w:sz w:val="20"/>
                <w:szCs w:val="20"/>
                <w:lang w:val="en-US" w:eastAsia="en-US"/>
              </w:rPr>
              <w:t>$0</w:t>
            </w:r>
          </w:p>
        </w:tc>
      </w:tr>
      <w:tr w:rsidR="54BD35C7" w:rsidTr="5887881A" w14:paraId="242B5350">
        <w:trPr>
          <w:trHeight w:val="300"/>
        </w:trPr>
        <w:tc>
          <w:tcPr>
            <w:tcW w:w="5500" w:type="dxa"/>
            <w:noWrap/>
            <w:tcMar/>
            <w:vAlign w:val="bottom"/>
            <w:hideMark/>
          </w:tcPr>
          <w:p w:rsidR="5B01B638" w:rsidP="54BD35C7" w:rsidRDefault="5B01B638" w14:paraId="30406067" w14:textId="0B698325">
            <w:pPr>
              <w:pStyle w:val="Normal"/>
              <w:rPr>
                <w:rFonts w:eastAsia="Times New Roman" w:cs="Arial"/>
                <w:sz w:val="20"/>
                <w:szCs w:val="20"/>
                <w:lang w:val="en-US" w:eastAsia="en-US"/>
              </w:rPr>
            </w:pPr>
            <w:r w:rsidRPr="54BD35C7" w:rsidR="5B01B638">
              <w:rPr>
                <w:rFonts w:eastAsia="Times New Roman" w:cs="Arial"/>
                <w:sz w:val="20"/>
                <w:szCs w:val="20"/>
                <w:lang w:val="en-US" w:eastAsia="en-US"/>
              </w:rPr>
              <w:t>Deployment platform (CARPL) subscription (1 year)</w:t>
            </w:r>
          </w:p>
        </w:tc>
        <w:tc>
          <w:tcPr>
            <w:tcW w:w="1480" w:type="dxa"/>
            <w:noWrap/>
            <w:tcMar/>
            <w:vAlign w:val="bottom"/>
            <w:hideMark/>
          </w:tcPr>
          <w:p w:rsidR="5B01B638" w:rsidP="54BD35C7" w:rsidRDefault="5B01B638" w14:paraId="3FB7C723" w14:textId="5038C1E3">
            <w:pPr>
              <w:pStyle w:val="Normal"/>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$0</w:t>
            </w:r>
          </w:p>
        </w:tc>
        <w:tc>
          <w:tcPr>
            <w:tcW w:w="1480" w:type="dxa"/>
            <w:noWrap/>
            <w:tcMar/>
            <w:vAlign w:val="bottom"/>
            <w:hideMark/>
          </w:tcPr>
          <w:p w:rsidR="5B01B638" w:rsidP="54BD35C7" w:rsidRDefault="5B01B638" w14:paraId="2D7DB32D" w14:textId="653B6EFB">
            <w:pPr>
              <w:pStyle w:val="Normal"/>
              <w:jc w:val="center"/>
              <w:rPr>
                <w:rFonts w:eastAsia="Times New Roman" w:cs="Arial"/>
                <w:sz w:val="20"/>
                <w:szCs w:val="20"/>
                <w:lang w:val="en-US" w:eastAsia="en-US"/>
              </w:rPr>
            </w:pPr>
            <w:r w:rsidRPr="54BD35C7" w:rsidR="5B01B638">
              <w:rPr>
                <w:rFonts w:eastAsia="Times New Roman" w:cs="Arial"/>
                <w:sz w:val="20"/>
                <w:szCs w:val="20"/>
                <w:lang w:val="en-US" w:eastAsia="en-US"/>
              </w:rPr>
              <w:t>$16,080</w:t>
            </w:r>
          </w:p>
        </w:tc>
      </w:tr>
      <w:tr w:rsidR="54BD35C7" w:rsidTr="5887881A" w14:paraId="0015DF42">
        <w:trPr>
          <w:trHeight w:val="300"/>
        </w:trPr>
        <w:tc>
          <w:tcPr>
            <w:tcW w:w="5500" w:type="dxa"/>
            <w:noWrap/>
            <w:tcMar/>
            <w:vAlign w:val="bottom"/>
            <w:hideMark/>
          </w:tcPr>
          <w:p w:rsidR="5B01B638" w:rsidP="54BD35C7" w:rsidRDefault="5B01B638" w14:paraId="4E45761B" w14:textId="6CFAD867">
            <w:pPr>
              <w:pStyle w:val="Normal"/>
              <w:rPr>
                <w:rFonts w:eastAsia="Times New Roman" w:cs="Arial"/>
                <w:sz w:val="20"/>
                <w:szCs w:val="20"/>
                <w:lang w:val="en-US" w:eastAsia="en-US"/>
              </w:rPr>
            </w:pPr>
            <w:r w:rsidRPr="54BD35C7" w:rsidR="5B01B638">
              <w:rPr>
                <w:rFonts w:eastAsia="Times New Roman" w:cs="Arial"/>
                <w:sz w:val="20"/>
                <w:szCs w:val="20"/>
                <w:lang w:val="en-US" w:eastAsia="en-US"/>
              </w:rPr>
              <w:t>Model training (via SGH CHROMA super-computer)</w:t>
            </w:r>
          </w:p>
        </w:tc>
        <w:tc>
          <w:tcPr>
            <w:tcW w:w="1480" w:type="dxa"/>
            <w:noWrap/>
            <w:tcMar/>
            <w:vAlign w:val="bottom"/>
            <w:hideMark/>
          </w:tcPr>
          <w:p w:rsidR="5B01B638" w:rsidP="54BD35C7" w:rsidRDefault="5B01B638" w14:paraId="20AABB37" w14:textId="02D0C744">
            <w:pPr>
              <w:pStyle w:val="Normal"/>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$0</w:t>
            </w:r>
          </w:p>
        </w:tc>
        <w:tc>
          <w:tcPr>
            <w:tcW w:w="1480" w:type="dxa"/>
            <w:noWrap/>
            <w:tcMar/>
            <w:vAlign w:val="bottom"/>
            <w:hideMark/>
          </w:tcPr>
          <w:p w:rsidR="5B01B638" w:rsidP="54BD35C7" w:rsidRDefault="5B01B638" w14:paraId="6197DC5D" w14:textId="28989B5B">
            <w:pPr>
              <w:pStyle w:val="Normal"/>
              <w:jc w:val="center"/>
              <w:rPr>
                <w:rFonts w:eastAsia="Times New Roman" w:cs="Arial"/>
                <w:sz w:val="20"/>
                <w:szCs w:val="20"/>
                <w:lang w:val="en-US" w:eastAsia="en-US"/>
              </w:rPr>
            </w:pPr>
            <w:commentRangeStart w:id="1986140422"/>
            <w:r w:rsidRPr="5887881A" w:rsidR="02BBED55">
              <w:rPr>
                <w:rFonts w:eastAsia="Times New Roman" w:cs="Arial"/>
                <w:sz w:val="20"/>
                <w:szCs w:val="20"/>
                <w:lang w:val="en-US" w:eastAsia="en-US"/>
              </w:rPr>
              <w:t>$</w:t>
            </w:r>
            <w:r w:rsidRPr="5887881A" w:rsidR="0EA74091">
              <w:rPr>
                <w:rFonts w:eastAsia="Times New Roman" w:cs="Arial"/>
                <w:sz w:val="20"/>
                <w:szCs w:val="20"/>
                <w:lang w:val="en-US" w:eastAsia="en-US"/>
              </w:rPr>
              <w:t>5000</w:t>
            </w:r>
            <w:commentRangeEnd w:id="1986140422"/>
            <w:r>
              <w:rPr>
                <w:rStyle w:val="CommentReference"/>
              </w:rPr>
              <w:commentReference w:id="1986140422"/>
            </w:r>
          </w:p>
        </w:tc>
      </w:tr>
      <w:tr w:rsidR="54BD35C7" w:rsidTr="5887881A" w14:paraId="733C1744">
        <w:trPr>
          <w:trHeight w:val="300"/>
        </w:trPr>
        <w:tc>
          <w:tcPr>
            <w:tcW w:w="5500" w:type="dxa"/>
            <w:noWrap/>
            <w:tcMar/>
            <w:vAlign w:val="bottom"/>
            <w:hideMark/>
          </w:tcPr>
          <w:p w:rsidR="5B01B638" w:rsidP="54BD35C7" w:rsidRDefault="5B01B638" w14:paraId="6F9E0C30" w14:textId="41A77361">
            <w:pPr>
              <w:pStyle w:val="Normal"/>
              <w:rPr>
                <w:rFonts w:eastAsia="Times New Roman" w:cs="Arial"/>
                <w:sz w:val="20"/>
                <w:szCs w:val="20"/>
                <w:lang w:val="en-US" w:eastAsia="en-US"/>
              </w:rPr>
            </w:pPr>
            <w:r w:rsidRPr="5887881A" w:rsidR="02BBED55">
              <w:rPr>
                <w:rFonts w:eastAsia="Times New Roman" w:cs="Arial"/>
                <w:sz w:val="20"/>
                <w:szCs w:val="20"/>
                <w:lang w:val="en-US" w:eastAsia="en-US"/>
              </w:rPr>
              <w:t>Trial model deployment for validation</w:t>
            </w:r>
            <w:r w:rsidRPr="5887881A" w:rsidR="49F7D07A">
              <w:rPr>
                <w:rFonts w:eastAsia="Times New Roman" w:cs="Arial"/>
                <w:sz w:val="20"/>
                <w:szCs w:val="20"/>
                <w:lang w:val="en-US" w:eastAsia="en-US"/>
              </w:rPr>
              <w:t xml:space="preserve"> (Inference cost)</w:t>
            </w:r>
          </w:p>
        </w:tc>
        <w:tc>
          <w:tcPr>
            <w:tcW w:w="1480" w:type="dxa"/>
            <w:noWrap/>
            <w:tcMar/>
            <w:vAlign w:val="bottom"/>
            <w:hideMark/>
          </w:tcPr>
          <w:p w:rsidR="5B01B638" w:rsidP="54BD35C7" w:rsidRDefault="5B01B638" w14:paraId="52C2E58D" w14:textId="4AE91F3A">
            <w:pPr>
              <w:pStyle w:val="Normal"/>
              <w:jc w:val="center"/>
              <w:rPr>
                <w:rFonts w:eastAsia="Times New Roman" w:cs="Arial"/>
                <w:color w:val="000000" w:themeColor="text1" w:themeTint="FF" w:themeShade="FF"/>
                <w:sz w:val="20"/>
                <w:szCs w:val="20"/>
                <w:lang w:val="en-US" w:eastAsia="en-US"/>
              </w:rPr>
            </w:pPr>
            <w:r w:rsidRPr="54BD35C7" w:rsidR="5B01B638">
              <w:rPr>
                <w:rFonts w:eastAsia="Times New Roman" w:cs="Arial"/>
                <w:color w:val="000000" w:themeColor="text1" w:themeTint="FF" w:themeShade="FF"/>
                <w:sz w:val="20"/>
                <w:szCs w:val="20"/>
                <w:lang w:val="en-US" w:eastAsia="en-US"/>
              </w:rPr>
              <w:t>$900</w:t>
            </w:r>
          </w:p>
        </w:tc>
        <w:tc>
          <w:tcPr>
            <w:tcW w:w="1480" w:type="dxa"/>
            <w:noWrap/>
            <w:tcMar/>
            <w:vAlign w:val="bottom"/>
            <w:hideMark/>
          </w:tcPr>
          <w:p w:rsidR="5B01B638" w:rsidP="54BD35C7" w:rsidRDefault="5B01B638" w14:paraId="551E2D83" w14:textId="1AAA09F7">
            <w:pPr>
              <w:pStyle w:val="Normal"/>
              <w:jc w:val="center"/>
              <w:rPr>
                <w:rFonts w:eastAsia="Times New Roman" w:cs="Arial"/>
                <w:sz w:val="20"/>
                <w:szCs w:val="20"/>
                <w:lang w:val="en-US" w:eastAsia="en-US"/>
              </w:rPr>
            </w:pPr>
            <w:r w:rsidRPr="54BD35C7" w:rsidR="5B01B638">
              <w:rPr>
                <w:rFonts w:eastAsia="Times New Roman" w:cs="Arial"/>
                <w:sz w:val="20"/>
                <w:szCs w:val="20"/>
                <w:lang w:val="en-US" w:eastAsia="en-US"/>
              </w:rPr>
              <w:t>$0</w:t>
            </w:r>
          </w:p>
        </w:tc>
      </w:tr>
      <w:tr w:rsidR="54BD35C7" w:rsidTr="5887881A" w14:paraId="65E8C085">
        <w:trPr>
          <w:trHeight w:val="300"/>
        </w:trPr>
        <w:tc>
          <w:tcPr>
            <w:tcW w:w="5500" w:type="dxa"/>
            <w:noWrap/>
            <w:tcMar/>
            <w:vAlign w:val="bottom"/>
            <w:hideMark/>
          </w:tcPr>
          <w:p w:rsidR="54BD35C7" w:rsidP="54BD35C7" w:rsidRDefault="54BD35C7" w14:paraId="002364B8" w14:textId="3EA2ACB7">
            <w:pPr>
              <w:pStyle w:val="Normal"/>
              <w:rPr>
                <w:rFonts w:eastAsia="Times New Roman" w:cs="Arial"/>
                <w:sz w:val="20"/>
                <w:szCs w:val="20"/>
                <w:lang w:val="en-US" w:eastAsia="en-US"/>
              </w:rPr>
            </w:pPr>
          </w:p>
        </w:tc>
        <w:tc>
          <w:tcPr>
            <w:tcW w:w="1480" w:type="dxa"/>
            <w:noWrap/>
            <w:tcMar/>
            <w:vAlign w:val="bottom"/>
            <w:hideMark/>
          </w:tcPr>
          <w:p w:rsidR="54BD35C7" w:rsidP="54BD35C7" w:rsidRDefault="54BD35C7" w14:paraId="485FB527" w14:textId="1A501470">
            <w:pPr>
              <w:pStyle w:val="Normal"/>
              <w:jc w:val="center"/>
              <w:rPr>
                <w:rFonts w:eastAsia="Times New Roman" w:cs="Arial"/>
                <w:color w:val="000000" w:themeColor="text1" w:themeTint="FF" w:themeShade="FF"/>
                <w:sz w:val="20"/>
                <w:szCs w:val="20"/>
                <w:lang w:val="en-US" w:eastAsia="en-US"/>
              </w:rPr>
            </w:pPr>
          </w:p>
        </w:tc>
        <w:tc>
          <w:tcPr>
            <w:tcW w:w="1480" w:type="dxa"/>
            <w:noWrap/>
            <w:tcMar/>
            <w:vAlign w:val="bottom"/>
            <w:hideMark/>
          </w:tcPr>
          <w:p w:rsidR="54BD35C7" w:rsidP="54BD35C7" w:rsidRDefault="54BD35C7" w14:paraId="34C3A1BD" w14:textId="7A09877E">
            <w:pPr>
              <w:pStyle w:val="Normal"/>
              <w:jc w:val="center"/>
              <w:rPr>
                <w:rFonts w:eastAsia="Times New Roman" w:cs="Arial"/>
                <w:sz w:val="20"/>
                <w:szCs w:val="20"/>
                <w:lang w:val="en-US" w:eastAsia="en-US"/>
              </w:rPr>
            </w:pPr>
          </w:p>
        </w:tc>
      </w:tr>
      <w:tr w:rsidRPr="00BC4366" w:rsidR="001A0FAD" w:rsidTr="5887881A" w14:paraId="457BD497" w14:textId="77777777">
        <w:trPr>
          <w:trHeight w:val="285"/>
        </w:trPr>
        <w:tc>
          <w:tcPr>
            <w:tcW w:w="5500" w:type="dxa"/>
            <w:noWrap/>
            <w:tcMar/>
            <w:vAlign w:val="bottom"/>
            <w:hideMark/>
          </w:tcPr>
          <w:p w:rsidRPr="00BC4366" w:rsidR="001A0FAD" w:rsidP="0089223B" w:rsidRDefault="001A0FAD" w14:paraId="5AC49C23" w14:textId="77777777">
            <w:pPr>
              <w:rPr>
                <w:rFonts w:eastAsia="Times New Roman" w:cs="Arial"/>
                <w:sz w:val="20"/>
                <w:szCs w:val="20"/>
                <w:lang w:val="en-US" w:eastAsia="en-US"/>
              </w:rPr>
            </w:pPr>
          </w:p>
        </w:tc>
        <w:tc>
          <w:tcPr>
            <w:tcW w:w="1480" w:type="dxa"/>
            <w:noWrap/>
            <w:tcMar/>
            <w:vAlign w:val="bottom"/>
            <w:hideMark/>
          </w:tcPr>
          <w:p w:rsidRPr="00BC4366" w:rsidR="001A0FAD" w:rsidP="0089223B" w:rsidRDefault="001A0FAD" w14:paraId="43A6CDFF" w14:textId="77777777">
            <w:pPr>
              <w:rPr>
                <w:rFonts w:eastAsia="Times New Roman" w:cs="Arial"/>
                <w:color w:val="000000"/>
                <w:sz w:val="20"/>
                <w:szCs w:val="20"/>
                <w:lang w:val="en-US" w:eastAsia="en-US"/>
              </w:rPr>
            </w:pPr>
          </w:p>
        </w:tc>
        <w:tc>
          <w:tcPr>
            <w:tcW w:w="1480" w:type="dxa"/>
            <w:noWrap/>
            <w:tcMar/>
            <w:vAlign w:val="bottom"/>
            <w:hideMark/>
          </w:tcPr>
          <w:p w:rsidRPr="00BC4366" w:rsidR="001A0FAD" w:rsidP="0089223B" w:rsidRDefault="001A0FAD" w14:paraId="71397CF6" w14:textId="77777777">
            <w:pPr>
              <w:jc w:val="right"/>
              <w:rPr>
                <w:rFonts w:eastAsia="Times New Roman" w:cs="Arial"/>
                <w:sz w:val="20"/>
                <w:szCs w:val="20"/>
                <w:lang w:val="en-US" w:eastAsia="en-US"/>
              </w:rPr>
            </w:pPr>
          </w:p>
        </w:tc>
      </w:tr>
      <w:tr w:rsidRPr="00BC4366" w:rsidR="001A0FAD" w:rsidTr="5887881A" w14:paraId="2CE20E6A" w14:textId="77777777">
        <w:trPr>
          <w:trHeight w:val="315"/>
        </w:trPr>
        <w:tc>
          <w:tcPr>
            <w:tcW w:w="5500" w:type="dxa"/>
            <w:noWrap/>
            <w:tcMar/>
            <w:vAlign w:val="bottom"/>
            <w:hideMark/>
          </w:tcPr>
          <w:p w:rsidRPr="00BC4366" w:rsidR="001A0FAD" w:rsidP="0089223B" w:rsidRDefault="001A0FAD" w14:paraId="00E64830" w14:textId="7C00362D">
            <w:pPr>
              <w:rPr>
                <w:rFonts w:eastAsia="Times New Roman" w:cs="Arial"/>
                <w:b/>
                <w:bCs/>
                <w:sz w:val="20"/>
                <w:szCs w:val="20"/>
                <w:lang w:val="en-US" w:eastAsia="en-US"/>
              </w:rPr>
            </w:pPr>
            <w:r w:rsidRPr="00BC4366">
              <w:rPr>
                <w:rFonts w:eastAsia="Times New Roman" w:cs="Arial"/>
                <w:b/>
                <w:bCs/>
                <w:sz w:val="20"/>
                <w:szCs w:val="20"/>
                <w:lang w:val="en-US" w:eastAsia="en-US"/>
              </w:rPr>
              <w:t>Total Contribution by</w:t>
            </w:r>
            <w:r>
              <w:rPr>
                <w:rFonts w:eastAsia="Times New Roman" w:cs="Arial"/>
                <w:b/>
                <w:bCs/>
                <w:sz w:val="20"/>
                <w:szCs w:val="20"/>
                <w:lang w:val="en-US" w:eastAsia="en-US"/>
              </w:rPr>
              <w:t xml:space="preserve"> </w:t>
            </w:r>
            <w:r w:rsidR="00951342">
              <w:rPr>
                <w:rFonts w:eastAsia="Times New Roman" w:cs="Arial"/>
                <w:b/>
                <w:bCs/>
                <w:sz w:val="20"/>
                <w:szCs w:val="20"/>
                <w:lang w:val="en-US" w:eastAsia="en-US"/>
              </w:rPr>
              <w:t>SGH</w:t>
            </w:r>
          </w:p>
        </w:tc>
        <w:tc>
          <w:tcPr>
            <w:tcW w:w="1480" w:type="dxa"/>
            <w:noWrap/>
            <w:tcMar/>
            <w:vAlign w:val="bottom"/>
            <w:hideMark/>
          </w:tcPr>
          <w:p w:rsidRPr="00BC4366" w:rsidR="001A0FAD" w:rsidP="00D8696C" w:rsidRDefault="001A0FAD" w14:paraId="1D6C0739" w14:textId="0BAEDB73">
            <w:pPr>
              <w:jc w:val="center"/>
              <w:rPr>
                <w:rFonts w:eastAsia="Times New Roman" w:cs="Arial"/>
                <w:b w:val="1"/>
                <w:bCs w:val="1"/>
                <w:sz w:val="20"/>
                <w:szCs w:val="20"/>
                <w:lang w:val="en-US" w:eastAsia="en-US"/>
              </w:rPr>
            </w:pPr>
            <w:r w:rsidRPr="54BD35C7" w:rsidR="4328C78A">
              <w:rPr>
                <w:rFonts w:eastAsia="Times New Roman" w:cs="Arial"/>
                <w:b w:val="1"/>
                <w:bCs w:val="1"/>
                <w:sz w:val="20"/>
                <w:szCs w:val="20"/>
                <w:lang w:val="en-US" w:eastAsia="en-US"/>
              </w:rPr>
              <w:t>$50,00</w:t>
            </w:r>
            <w:r w:rsidRPr="54BD35C7" w:rsidR="001A0FAD">
              <w:rPr>
                <w:rFonts w:eastAsia="Times New Roman" w:cs="Arial"/>
                <w:b w:val="1"/>
                <w:bCs w:val="1"/>
                <w:sz w:val="20"/>
                <w:szCs w:val="20"/>
                <w:lang w:val="en-US" w:eastAsia="en-US"/>
              </w:rPr>
              <w:t>0</w:t>
            </w:r>
          </w:p>
        </w:tc>
        <w:tc>
          <w:tcPr>
            <w:tcW w:w="1480" w:type="dxa"/>
            <w:noWrap/>
            <w:tcMar/>
            <w:vAlign w:val="bottom"/>
            <w:hideMark/>
          </w:tcPr>
          <w:p w:rsidRPr="00BC4366" w:rsidR="001A0FAD" w:rsidP="00D8696C" w:rsidRDefault="00880457" w14:paraId="545DC882" w14:textId="74E49A43">
            <w:pPr>
              <w:jc w:val="center"/>
              <w:rPr>
                <w:rFonts w:eastAsia="Times New Roman" w:cs="Arial"/>
                <w:b w:val="1"/>
                <w:bCs w:val="1"/>
                <w:sz w:val="20"/>
                <w:szCs w:val="20"/>
                <w:lang w:val="en-US" w:eastAsia="en-US"/>
              </w:rPr>
            </w:pPr>
            <w:r w:rsidRPr="5887881A" w:rsidR="6264B3C0">
              <w:rPr>
                <w:rFonts w:eastAsia="Times New Roman" w:cs="Arial"/>
                <w:b w:val="1"/>
                <w:bCs w:val="1"/>
                <w:sz w:val="20"/>
                <w:szCs w:val="20"/>
                <w:lang w:val="en-US" w:eastAsia="en-US"/>
              </w:rPr>
              <w:t>$</w:t>
            </w:r>
            <w:r w:rsidRPr="5887881A" w:rsidR="009E70FE">
              <w:rPr>
                <w:rFonts w:eastAsia="Times New Roman" w:cs="Arial"/>
                <w:b w:val="1"/>
                <w:bCs w:val="1"/>
                <w:sz w:val="20"/>
                <w:szCs w:val="20"/>
                <w:lang w:val="en-US" w:eastAsia="en-US"/>
              </w:rPr>
              <w:t>131</w:t>
            </w:r>
            <w:r w:rsidRPr="5887881A" w:rsidR="6264B3C0">
              <w:rPr>
                <w:rFonts w:eastAsia="Times New Roman" w:cs="Arial"/>
                <w:b w:val="1"/>
                <w:bCs w:val="1"/>
                <w:sz w:val="20"/>
                <w:szCs w:val="20"/>
                <w:lang w:val="en-US" w:eastAsia="en-US"/>
              </w:rPr>
              <w:t>,</w:t>
            </w:r>
            <w:r w:rsidRPr="5887881A" w:rsidR="12E8B637">
              <w:rPr>
                <w:rFonts w:eastAsia="Times New Roman" w:cs="Arial"/>
                <w:b w:val="1"/>
                <w:bCs w:val="1"/>
                <w:sz w:val="20"/>
                <w:szCs w:val="20"/>
                <w:lang w:val="en-US" w:eastAsia="en-US"/>
              </w:rPr>
              <w:t>4</w:t>
            </w:r>
            <w:r w:rsidRPr="5887881A" w:rsidR="6264B3C0">
              <w:rPr>
                <w:rFonts w:eastAsia="Times New Roman" w:cs="Arial"/>
                <w:b w:val="1"/>
                <w:bCs w:val="1"/>
                <w:sz w:val="20"/>
                <w:szCs w:val="20"/>
                <w:lang w:val="en-US" w:eastAsia="en-US"/>
              </w:rPr>
              <w:t>00</w:t>
            </w:r>
          </w:p>
        </w:tc>
      </w:tr>
      <w:tr w:rsidRPr="00BC4366" w:rsidR="00951342" w:rsidTr="5887881A" w14:paraId="65258A6B" w14:textId="77777777">
        <w:trPr>
          <w:trHeight w:val="315"/>
        </w:trPr>
        <w:tc>
          <w:tcPr>
            <w:tcW w:w="5500" w:type="dxa"/>
            <w:noWrap/>
            <w:tcMar/>
            <w:vAlign w:val="bottom"/>
          </w:tcPr>
          <w:p w:rsidRPr="00BC4366" w:rsidR="00951342" w:rsidP="0089223B" w:rsidRDefault="00951342" w14:paraId="7E90010C" w14:textId="77777777">
            <w:pPr>
              <w:rPr>
                <w:rFonts w:eastAsia="Times New Roman" w:cs="Arial"/>
                <w:b/>
                <w:bCs/>
                <w:sz w:val="20"/>
                <w:szCs w:val="20"/>
                <w:lang w:val="en-US" w:eastAsia="en-US"/>
              </w:rPr>
            </w:pPr>
          </w:p>
        </w:tc>
        <w:tc>
          <w:tcPr>
            <w:tcW w:w="1480" w:type="dxa"/>
            <w:noWrap/>
            <w:tcMar/>
            <w:vAlign w:val="bottom"/>
          </w:tcPr>
          <w:p w:rsidRPr="00BC4366" w:rsidR="00951342" w:rsidP="00D8696C" w:rsidRDefault="00951342" w14:paraId="75852031" w14:textId="77777777">
            <w:pPr>
              <w:jc w:val="center"/>
              <w:rPr>
                <w:rFonts w:eastAsia="Times New Roman" w:cs="Arial"/>
                <w:b/>
                <w:bCs/>
                <w:sz w:val="20"/>
                <w:szCs w:val="20"/>
                <w:lang w:val="en-US" w:eastAsia="en-US"/>
              </w:rPr>
            </w:pPr>
          </w:p>
        </w:tc>
        <w:tc>
          <w:tcPr>
            <w:tcW w:w="1480" w:type="dxa"/>
            <w:noWrap/>
            <w:tcMar/>
            <w:vAlign w:val="bottom"/>
          </w:tcPr>
          <w:p w:rsidRPr="00BC4366" w:rsidR="00951342" w:rsidP="00D8696C" w:rsidRDefault="00951342" w14:paraId="0F30FB4E" w14:textId="77777777">
            <w:pPr>
              <w:jc w:val="center"/>
              <w:rPr>
                <w:rFonts w:eastAsia="Times New Roman" w:cs="Arial"/>
                <w:b/>
                <w:bCs/>
                <w:sz w:val="20"/>
                <w:szCs w:val="20"/>
                <w:lang w:val="en-US" w:eastAsia="en-US"/>
              </w:rPr>
            </w:pPr>
          </w:p>
        </w:tc>
      </w:tr>
      <w:tr w:rsidRPr="00BC4366" w:rsidR="001A0FAD" w:rsidTr="5887881A" w14:paraId="6BEA45F1" w14:textId="77777777">
        <w:trPr>
          <w:trHeight w:val="300"/>
        </w:trPr>
        <w:tc>
          <w:tcPr>
            <w:tcW w:w="5500" w:type="dxa"/>
            <w:tcMar/>
            <w:vAlign w:val="bottom"/>
            <w:hideMark/>
          </w:tcPr>
          <w:p w:rsidRPr="00BC4366" w:rsidR="001A0FAD" w:rsidP="0089223B" w:rsidRDefault="001A0FAD" w14:paraId="1D0A1029" w14:textId="2F2B5E46">
            <w:pPr>
              <w:rPr>
                <w:rFonts w:eastAsia="Times New Roman" w:cs="Arial"/>
                <w:b/>
                <w:bCs/>
                <w:sz w:val="20"/>
                <w:szCs w:val="20"/>
                <w:u w:val="single"/>
                <w:lang w:val="en-US" w:eastAsia="en-US"/>
              </w:rPr>
            </w:pPr>
            <w:r w:rsidRPr="00BC4366">
              <w:rPr>
                <w:rFonts w:eastAsia="Times New Roman" w:cs="Arial"/>
                <w:b/>
                <w:bCs/>
                <w:sz w:val="20"/>
                <w:szCs w:val="20"/>
                <w:u w:val="single"/>
                <w:lang w:val="en-US" w:eastAsia="en-US"/>
              </w:rPr>
              <w:t>Contribution by</w:t>
            </w:r>
            <w:r>
              <w:rPr>
                <w:rFonts w:eastAsia="Times New Roman" w:cs="Arial"/>
                <w:b/>
                <w:bCs/>
                <w:sz w:val="20"/>
                <w:szCs w:val="20"/>
                <w:u w:val="single"/>
                <w:lang w:val="en-US" w:eastAsia="en-US"/>
              </w:rPr>
              <w:t xml:space="preserve"> </w:t>
            </w:r>
            <w:r w:rsidR="00951342">
              <w:rPr>
                <w:rFonts w:eastAsia="Times New Roman" w:cs="Arial"/>
                <w:b/>
                <w:bCs/>
                <w:sz w:val="20"/>
                <w:szCs w:val="20"/>
                <w:u w:val="single"/>
                <w:lang w:val="en-US" w:eastAsia="en-US"/>
              </w:rPr>
              <w:t>BIOBOT</w:t>
            </w:r>
          </w:p>
        </w:tc>
        <w:tc>
          <w:tcPr>
            <w:tcW w:w="2960" w:type="dxa"/>
            <w:gridSpan w:val="2"/>
            <w:noWrap/>
            <w:tcMar/>
            <w:vAlign w:val="bottom"/>
            <w:hideMark/>
          </w:tcPr>
          <w:p w:rsidRPr="00BC4366" w:rsidR="001A0FAD" w:rsidP="0089223B" w:rsidRDefault="001A0FAD" w14:paraId="261AC452" w14:textId="77777777">
            <w:pPr>
              <w:jc w:val="center"/>
              <w:rPr>
                <w:rFonts w:eastAsia="Times New Roman" w:cs="Arial"/>
                <w:b/>
                <w:bCs/>
                <w:sz w:val="20"/>
                <w:szCs w:val="20"/>
                <w:lang w:val="en-US" w:eastAsia="en-US"/>
              </w:rPr>
            </w:pPr>
            <w:r w:rsidRPr="00BC4366">
              <w:rPr>
                <w:rFonts w:eastAsia="Times New Roman" w:cs="Arial"/>
                <w:b/>
                <w:bCs/>
                <w:sz w:val="20"/>
                <w:szCs w:val="20"/>
                <w:lang w:val="en-US" w:eastAsia="en-US"/>
              </w:rPr>
              <w:t>S$</w:t>
            </w:r>
          </w:p>
        </w:tc>
      </w:tr>
      <w:tr w:rsidRPr="00BC4366" w:rsidR="001A0FAD" w:rsidTr="5887881A" w14:paraId="16700349" w14:textId="77777777">
        <w:trPr>
          <w:trHeight w:val="300"/>
        </w:trPr>
        <w:tc>
          <w:tcPr>
            <w:tcW w:w="5500" w:type="dxa"/>
            <w:noWrap/>
            <w:tcMar/>
            <w:vAlign w:val="bottom"/>
            <w:hideMark/>
          </w:tcPr>
          <w:p w:rsidRPr="00BC4366" w:rsidR="001A0FAD" w:rsidP="0089223B" w:rsidRDefault="001A0FAD" w14:paraId="158A2BAF" w14:textId="77777777">
            <w:pPr>
              <w:rPr>
                <w:rFonts w:eastAsia="Times New Roman" w:cs="Arial"/>
                <w:b/>
                <w:bCs/>
                <w:sz w:val="20"/>
                <w:szCs w:val="20"/>
                <w:lang w:val="en-US" w:eastAsia="en-US"/>
              </w:rPr>
            </w:pPr>
            <w:r w:rsidRPr="00BC4366">
              <w:rPr>
                <w:rFonts w:eastAsia="Times New Roman" w:cs="Arial"/>
                <w:b/>
                <w:bCs/>
                <w:sz w:val="20"/>
                <w:szCs w:val="20"/>
                <w:lang w:val="en-US" w:eastAsia="en-US"/>
              </w:rPr>
              <w:t> </w:t>
            </w:r>
          </w:p>
          <w:p w:rsidRPr="00BC4366" w:rsidR="001A0FAD" w:rsidP="0089223B" w:rsidRDefault="001A0FAD" w14:paraId="70BA993C" w14:textId="77777777">
            <w:pPr>
              <w:rPr>
                <w:rFonts w:eastAsia="Times New Roman" w:cs="Arial"/>
                <w:sz w:val="20"/>
                <w:szCs w:val="20"/>
                <w:lang w:val="en-US" w:eastAsia="en-US"/>
              </w:rPr>
            </w:pPr>
            <w:r w:rsidRPr="00BC4366">
              <w:rPr>
                <w:rFonts w:eastAsia="Times New Roman" w:cs="Arial"/>
                <w:sz w:val="20"/>
                <w:szCs w:val="20"/>
                <w:lang w:val="en-US" w:eastAsia="en-US"/>
              </w:rPr>
              <w:t> </w:t>
            </w:r>
          </w:p>
        </w:tc>
        <w:tc>
          <w:tcPr>
            <w:tcW w:w="1480" w:type="dxa"/>
            <w:noWrap/>
            <w:tcMar/>
            <w:vAlign w:val="bottom"/>
            <w:hideMark/>
          </w:tcPr>
          <w:p w:rsidRPr="00BC4366" w:rsidR="001A0FAD" w:rsidP="0089223B" w:rsidRDefault="001A0FAD" w14:paraId="419589A2" w14:textId="77777777">
            <w:pPr>
              <w:jc w:val="center"/>
              <w:rPr>
                <w:rFonts w:eastAsia="Times New Roman" w:cs="Arial"/>
                <w:i/>
                <w:sz w:val="20"/>
                <w:szCs w:val="20"/>
                <w:lang w:val="en-US" w:eastAsia="en-US"/>
              </w:rPr>
            </w:pPr>
            <w:r w:rsidRPr="00BC4366">
              <w:rPr>
                <w:rFonts w:eastAsia="Times New Roman" w:cs="Arial"/>
                <w:i/>
                <w:sz w:val="20"/>
                <w:szCs w:val="20"/>
                <w:lang w:val="en-US" w:eastAsia="en-US"/>
              </w:rPr>
              <w:t xml:space="preserve">Cash </w:t>
            </w:r>
          </w:p>
        </w:tc>
        <w:tc>
          <w:tcPr>
            <w:tcW w:w="1480" w:type="dxa"/>
            <w:noWrap/>
            <w:tcMar/>
            <w:vAlign w:val="bottom"/>
            <w:hideMark/>
          </w:tcPr>
          <w:p w:rsidRPr="00BC4366" w:rsidR="001A0FAD" w:rsidP="0089223B" w:rsidRDefault="001A0FAD" w14:paraId="20CDE8FD" w14:textId="77777777">
            <w:pPr>
              <w:jc w:val="center"/>
              <w:rPr>
                <w:rFonts w:eastAsia="Times New Roman" w:cs="Arial"/>
                <w:i/>
                <w:sz w:val="20"/>
                <w:szCs w:val="20"/>
                <w:lang w:val="en-US" w:eastAsia="en-US"/>
              </w:rPr>
            </w:pPr>
            <w:r w:rsidRPr="00BC4366">
              <w:rPr>
                <w:rFonts w:eastAsia="Times New Roman" w:cs="Arial"/>
                <w:i/>
                <w:sz w:val="20"/>
                <w:szCs w:val="20"/>
                <w:lang w:val="en-US" w:eastAsia="en-US"/>
              </w:rPr>
              <w:t>In-kind</w:t>
            </w:r>
          </w:p>
        </w:tc>
      </w:tr>
      <w:tr w:rsidRPr="00BC4366" w:rsidR="001A0FAD" w:rsidTr="5887881A" w14:paraId="718915C0" w14:textId="77777777">
        <w:trPr>
          <w:trHeight w:val="285"/>
        </w:trPr>
        <w:tc>
          <w:tcPr>
            <w:tcW w:w="5500" w:type="dxa"/>
            <w:noWrap/>
            <w:tcMar/>
            <w:vAlign w:val="bottom"/>
            <w:hideMark/>
          </w:tcPr>
          <w:p w:rsidRPr="00BC4366" w:rsidR="001A0FAD" w:rsidP="0089223B" w:rsidRDefault="001A0FAD" w14:paraId="623AC509" w14:textId="77777777">
            <w:pPr>
              <w:rPr>
                <w:rFonts w:eastAsia="Times New Roman" w:cs="Arial"/>
                <w:sz w:val="20"/>
                <w:szCs w:val="20"/>
                <w:u w:val="single"/>
                <w:lang w:val="en-US" w:eastAsia="en-US"/>
              </w:rPr>
            </w:pPr>
            <w:r w:rsidRPr="00BC4366">
              <w:rPr>
                <w:rFonts w:eastAsia="Times New Roman" w:cs="Arial"/>
                <w:sz w:val="20"/>
                <w:szCs w:val="20"/>
                <w:u w:val="single"/>
                <w:lang w:val="en-US" w:eastAsia="en-US"/>
              </w:rPr>
              <w:t>Manpower</w:t>
            </w:r>
          </w:p>
        </w:tc>
        <w:tc>
          <w:tcPr>
            <w:tcW w:w="1480" w:type="dxa"/>
            <w:noWrap/>
            <w:tcMar/>
            <w:vAlign w:val="bottom"/>
            <w:hideMark/>
          </w:tcPr>
          <w:p w:rsidRPr="00BC4366" w:rsidR="001A0FAD" w:rsidP="0089223B" w:rsidRDefault="001A0FAD" w14:paraId="03A5C8FC" w14:textId="77777777">
            <w:pPr>
              <w:jc w:val="center"/>
              <w:rPr>
                <w:rFonts w:eastAsia="Times New Roman" w:cs="Arial"/>
                <w:sz w:val="20"/>
                <w:szCs w:val="20"/>
                <w:lang w:val="en-US" w:eastAsia="en-US"/>
              </w:rPr>
            </w:pPr>
          </w:p>
        </w:tc>
        <w:tc>
          <w:tcPr>
            <w:tcW w:w="1480" w:type="dxa"/>
            <w:noWrap/>
            <w:tcMar/>
            <w:vAlign w:val="bottom"/>
            <w:hideMark/>
          </w:tcPr>
          <w:p w:rsidRPr="00BC4366" w:rsidR="001A0FAD" w:rsidP="0089223B" w:rsidRDefault="001A0FAD" w14:paraId="0A1C0F71" w14:textId="77777777">
            <w:pPr>
              <w:jc w:val="center"/>
              <w:rPr>
                <w:rFonts w:eastAsia="Times New Roman" w:cs="Arial"/>
                <w:sz w:val="20"/>
                <w:szCs w:val="20"/>
                <w:lang w:val="en-US" w:eastAsia="en-US"/>
              </w:rPr>
            </w:pPr>
          </w:p>
        </w:tc>
      </w:tr>
      <w:tr w:rsidRPr="00BC4366" w:rsidR="001A0FAD" w:rsidTr="5887881A" w14:paraId="1885A7E1" w14:textId="77777777">
        <w:trPr>
          <w:trHeight w:val="285"/>
        </w:trPr>
        <w:tc>
          <w:tcPr>
            <w:tcW w:w="5500" w:type="dxa"/>
            <w:noWrap/>
            <w:tcMar/>
            <w:vAlign w:val="bottom"/>
            <w:hideMark/>
          </w:tcPr>
          <w:p w:rsidRPr="00BC4366" w:rsidR="001A0FAD" w:rsidP="0089223B" w:rsidRDefault="001A0FAD" w14:paraId="6A551FE8" w14:textId="77777777">
            <w:pPr>
              <w:rPr>
                <w:rFonts w:eastAsia="Times New Roman" w:cs="Arial"/>
                <w:sz w:val="20"/>
                <w:szCs w:val="20"/>
                <w:lang w:val="en-US" w:eastAsia="en-US"/>
              </w:rPr>
            </w:pPr>
          </w:p>
        </w:tc>
        <w:tc>
          <w:tcPr>
            <w:tcW w:w="1480" w:type="dxa"/>
            <w:noWrap/>
            <w:tcMar/>
            <w:vAlign w:val="bottom"/>
            <w:hideMark/>
          </w:tcPr>
          <w:p w:rsidRPr="00BC4366" w:rsidR="001A0FAD" w:rsidP="0089223B" w:rsidRDefault="001A0FAD" w14:paraId="5EB5EA43" w14:textId="77777777">
            <w:pPr>
              <w:jc w:val="right"/>
              <w:rPr>
                <w:rFonts w:eastAsia="Times New Roman" w:cs="Arial"/>
                <w:sz w:val="20"/>
                <w:szCs w:val="20"/>
                <w:lang w:val="en-US" w:eastAsia="en-US"/>
              </w:rPr>
            </w:pPr>
          </w:p>
        </w:tc>
        <w:tc>
          <w:tcPr>
            <w:tcW w:w="1480" w:type="dxa"/>
            <w:noWrap/>
            <w:tcMar/>
            <w:vAlign w:val="bottom"/>
            <w:hideMark/>
          </w:tcPr>
          <w:p w:rsidRPr="00BC4366" w:rsidR="001A0FAD" w:rsidP="0089223B" w:rsidRDefault="001A0FAD" w14:paraId="03E8E429" w14:textId="77777777">
            <w:pPr>
              <w:rPr>
                <w:rFonts w:eastAsia="Times New Roman" w:cs="Arial"/>
                <w:sz w:val="20"/>
                <w:szCs w:val="20"/>
                <w:lang w:val="en-US" w:eastAsia="en-US"/>
              </w:rPr>
            </w:pPr>
          </w:p>
        </w:tc>
      </w:tr>
      <w:tr w:rsidRPr="00BC4366" w:rsidR="00D66022" w:rsidTr="5887881A" w14:paraId="6756BF45" w14:textId="77777777">
        <w:trPr>
          <w:trHeight w:val="285"/>
        </w:trPr>
        <w:tc>
          <w:tcPr>
            <w:tcW w:w="5500" w:type="dxa"/>
            <w:noWrap/>
            <w:tcMar/>
            <w:vAlign w:val="bottom"/>
          </w:tcPr>
          <w:p w:rsidRPr="00BC4366" w:rsidR="00D66022" w:rsidP="0089223B" w:rsidRDefault="00D66022" w14:paraId="235140DD" w14:textId="77777777">
            <w:pPr>
              <w:rPr>
                <w:rFonts w:eastAsia="Times New Roman" w:cs="Arial"/>
                <w:sz w:val="20"/>
                <w:szCs w:val="20"/>
                <w:u w:val="single"/>
                <w:lang w:val="en-US" w:eastAsia="en-US"/>
              </w:rPr>
            </w:pPr>
          </w:p>
        </w:tc>
        <w:tc>
          <w:tcPr>
            <w:tcW w:w="1480" w:type="dxa"/>
            <w:noWrap/>
            <w:tcMar/>
            <w:vAlign w:val="bottom"/>
          </w:tcPr>
          <w:p w:rsidRPr="00BC4366" w:rsidR="00D66022" w:rsidP="0089223B" w:rsidRDefault="00D66022" w14:paraId="7F322DB5" w14:textId="77777777">
            <w:pPr>
              <w:jc w:val="right"/>
              <w:rPr>
                <w:rFonts w:eastAsia="Times New Roman" w:cs="Arial"/>
                <w:sz w:val="20"/>
                <w:szCs w:val="20"/>
                <w:lang w:val="en-US" w:eastAsia="en-US"/>
              </w:rPr>
            </w:pPr>
          </w:p>
        </w:tc>
        <w:tc>
          <w:tcPr>
            <w:tcW w:w="1480" w:type="dxa"/>
            <w:noWrap/>
            <w:tcMar/>
            <w:vAlign w:val="bottom"/>
          </w:tcPr>
          <w:p w:rsidRPr="00BC4366" w:rsidR="00D66022" w:rsidP="0089223B" w:rsidRDefault="00D66022" w14:paraId="43106746" w14:textId="77777777">
            <w:pPr>
              <w:rPr>
                <w:rFonts w:eastAsia="Times New Roman" w:cs="Arial"/>
                <w:color w:val="000000"/>
                <w:sz w:val="20"/>
                <w:szCs w:val="20"/>
                <w:lang w:val="en-US" w:eastAsia="en-US"/>
              </w:rPr>
            </w:pPr>
          </w:p>
        </w:tc>
      </w:tr>
      <w:tr w:rsidRPr="00BC4366" w:rsidR="001A0FAD" w:rsidTr="5887881A" w14:paraId="57072F4A" w14:textId="77777777">
        <w:trPr>
          <w:trHeight w:val="285"/>
        </w:trPr>
        <w:tc>
          <w:tcPr>
            <w:tcW w:w="5500" w:type="dxa"/>
            <w:noWrap/>
            <w:tcMar/>
            <w:vAlign w:val="bottom"/>
            <w:hideMark/>
          </w:tcPr>
          <w:p w:rsidRPr="00BC4366" w:rsidR="001A0FAD" w:rsidP="0089223B" w:rsidRDefault="001A0FAD" w14:paraId="2B26B618" w14:textId="77777777">
            <w:pPr>
              <w:rPr>
                <w:rFonts w:eastAsia="Times New Roman" w:cs="Arial"/>
                <w:sz w:val="20"/>
                <w:szCs w:val="20"/>
                <w:u w:val="single"/>
                <w:lang w:val="en-US" w:eastAsia="en-US"/>
              </w:rPr>
            </w:pPr>
            <w:r w:rsidRPr="00BC4366">
              <w:rPr>
                <w:rFonts w:eastAsia="Times New Roman" w:cs="Arial"/>
                <w:sz w:val="20"/>
                <w:szCs w:val="20"/>
                <w:u w:val="single"/>
                <w:lang w:val="en-US" w:eastAsia="en-US"/>
              </w:rPr>
              <w:t>Overheads</w:t>
            </w:r>
          </w:p>
        </w:tc>
        <w:tc>
          <w:tcPr>
            <w:tcW w:w="1480" w:type="dxa"/>
            <w:noWrap/>
            <w:tcMar/>
            <w:vAlign w:val="bottom"/>
            <w:hideMark/>
          </w:tcPr>
          <w:p w:rsidRPr="00BC4366" w:rsidR="001A0FAD" w:rsidP="0089223B" w:rsidRDefault="001A0FAD" w14:paraId="07248D0A" w14:textId="77777777">
            <w:pPr>
              <w:jc w:val="right"/>
              <w:rPr>
                <w:rFonts w:eastAsia="Times New Roman" w:cs="Arial"/>
                <w:sz w:val="20"/>
                <w:szCs w:val="20"/>
                <w:lang w:val="en-US" w:eastAsia="en-US"/>
              </w:rPr>
            </w:pPr>
          </w:p>
        </w:tc>
        <w:tc>
          <w:tcPr>
            <w:tcW w:w="1480" w:type="dxa"/>
            <w:noWrap/>
            <w:tcMar/>
            <w:vAlign w:val="bottom"/>
            <w:hideMark/>
          </w:tcPr>
          <w:p w:rsidRPr="00BC4366" w:rsidR="001A0FAD" w:rsidP="0089223B" w:rsidRDefault="001A0FAD" w14:paraId="204375B4" w14:textId="77777777">
            <w:pPr>
              <w:rPr>
                <w:rFonts w:eastAsia="Times New Roman" w:cs="Arial"/>
                <w:color w:val="000000"/>
                <w:sz w:val="20"/>
                <w:szCs w:val="20"/>
                <w:lang w:val="en-US" w:eastAsia="en-US"/>
              </w:rPr>
            </w:pPr>
          </w:p>
        </w:tc>
      </w:tr>
      <w:tr w:rsidRPr="00BC4366" w:rsidR="001A0FAD" w:rsidTr="5887881A" w14:paraId="09550EF4" w14:textId="77777777">
        <w:trPr>
          <w:trHeight w:val="285"/>
        </w:trPr>
        <w:tc>
          <w:tcPr>
            <w:tcW w:w="5500" w:type="dxa"/>
            <w:noWrap/>
            <w:tcMar/>
            <w:vAlign w:val="bottom"/>
          </w:tcPr>
          <w:p w:rsidRPr="00BC4366" w:rsidR="001A0FAD" w:rsidP="0089223B" w:rsidRDefault="001A0FAD" w14:paraId="49AE0CDD" w14:textId="799766D5">
            <w:pPr>
              <w:rPr>
                <w:rFonts w:eastAsia="Times New Roman" w:cs="Arial"/>
                <w:sz w:val="20"/>
                <w:szCs w:val="20"/>
                <w:lang w:val="en-US" w:eastAsia="en-US"/>
              </w:rPr>
            </w:pPr>
          </w:p>
        </w:tc>
        <w:tc>
          <w:tcPr>
            <w:tcW w:w="1480" w:type="dxa"/>
            <w:noWrap/>
            <w:tcMar/>
            <w:vAlign w:val="bottom"/>
          </w:tcPr>
          <w:p w:rsidRPr="00BC4366" w:rsidR="001A0FAD" w:rsidP="003E4990" w:rsidRDefault="001A0FAD" w14:paraId="3530521A" w14:textId="15DA7A6D">
            <w:pPr>
              <w:jc w:val="center"/>
              <w:rPr>
                <w:rFonts w:eastAsia="Times New Roman" w:cs="Arial"/>
                <w:color w:val="000000"/>
                <w:sz w:val="20"/>
                <w:szCs w:val="20"/>
                <w:lang w:val="en-US" w:eastAsia="en-US"/>
              </w:rPr>
            </w:pPr>
          </w:p>
        </w:tc>
        <w:tc>
          <w:tcPr>
            <w:tcW w:w="1480" w:type="dxa"/>
            <w:noWrap/>
            <w:tcMar/>
            <w:vAlign w:val="bottom"/>
          </w:tcPr>
          <w:p w:rsidRPr="00BC4366" w:rsidR="001A0FAD" w:rsidP="003E4990" w:rsidRDefault="001A0FAD" w14:paraId="19CA84CB" w14:textId="05F4A7EA">
            <w:pPr>
              <w:jc w:val="center"/>
              <w:rPr>
                <w:rFonts w:eastAsia="Times New Roman" w:cs="Arial"/>
                <w:sz w:val="20"/>
                <w:szCs w:val="20"/>
                <w:lang w:val="en-US" w:eastAsia="en-US"/>
              </w:rPr>
            </w:pPr>
          </w:p>
        </w:tc>
      </w:tr>
      <w:tr w:rsidRPr="00BC4366" w:rsidR="00951342" w:rsidTr="5887881A" w14:paraId="71D37351" w14:textId="77777777">
        <w:trPr>
          <w:trHeight w:val="285"/>
        </w:trPr>
        <w:tc>
          <w:tcPr>
            <w:tcW w:w="5500" w:type="dxa"/>
            <w:noWrap/>
            <w:tcMar/>
            <w:vAlign w:val="bottom"/>
          </w:tcPr>
          <w:p w:rsidRPr="00BC4366" w:rsidR="00951342" w:rsidP="0089223B" w:rsidRDefault="00951342" w14:paraId="7C92498B" w14:textId="77777777">
            <w:pPr>
              <w:rPr>
                <w:rFonts w:eastAsia="Times New Roman" w:cs="Arial"/>
                <w:sz w:val="20"/>
                <w:szCs w:val="20"/>
                <w:lang w:val="en-US" w:eastAsia="en-US"/>
              </w:rPr>
            </w:pPr>
          </w:p>
        </w:tc>
        <w:tc>
          <w:tcPr>
            <w:tcW w:w="1480" w:type="dxa"/>
            <w:noWrap/>
            <w:tcMar/>
            <w:vAlign w:val="bottom"/>
          </w:tcPr>
          <w:p w:rsidRPr="00BC4366" w:rsidR="00951342" w:rsidP="0089223B" w:rsidRDefault="00951342" w14:paraId="131C5B0D" w14:textId="77777777">
            <w:pPr>
              <w:rPr>
                <w:rFonts w:eastAsia="Times New Roman" w:cs="Arial"/>
                <w:color w:val="000000"/>
                <w:sz w:val="20"/>
                <w:szCs w:val="20"/>
                <w:lang w:val="en-US" w:eastAsia="en-US"/>
              </w:rPr>
            </w:pPr>
          </w:p>
        </w:tc>
        <w:tc>
          <w:tcPr>
            <w:tcW w:w="1480" w:type="dxa"/>
            <w:noWrap/>
            <w:tcMar/>
            <w:vAlign w:val="bottom"/>
          </w:tcPr>
          <w:p w:rsidRPr="00BC4366" w:rsidR="00951342" w:rsidP="0089223B" w:rsidRDefault="00951342" w14:paraId="41DDB772" w14:textId="77777777">
            <w:pPr>
              <w:jc w:val="right"/>
              <w:rPr>
                <w:rFonts w:eastAsia="Times New Roman" w:cs="Arial"/>
                <w:sz w:val="20"/>
                <w:szCs w:val="20"/>
                <w:lang w:val="en-US" w:eastAsia="en-US"/>
              </w:rPr>
            </w:pPr>
          </w:p>
        </w:tc>
      </w:tr>
      <w:tr w:rsidRPr="00BC4366" w:rsidR="001A0FAD" w:rsidTr="5887881A" w14:paraId="0E24C72F" w14:textId="77777777">
        <w:trPr>
          <w:trHeight w:val="315"/>
        </w:trPr>
        <w:tc>
          <w:tcPr>
            <w:tcW w:w="5500" w:type="dxa"/>
            <w:noWrap/>
            <w:tcMar/>
            <w:vAlign w:val="bottom"/>
            <w:hideMark/>
          </w:tcPr>
          <w:p w:rsidRPr="009A4A9A" w:rsidR="001A0FAD" w:rsidP="0089223B" w:rsidRDefault="001A0FAD" w14:paraId="06EECE43" w14:textId="18C093CF">
            <w:pPr>
              <w:rPr>
                <w:rFonts w:eastAsia="Times New Roman" w:cs="Arial"/>
                <w:b/>
                <w:bCs/>
                <w:sz w:val="20"/>
                <w:szCs w:val="20"/>
                <w:lang w:val="en-US" w:eastAsia="en-US"/>
              </w:rPr>
            </w:pPr>
            <w:r w:rsidRPr="009A4A9A">
              <w:rPr>
                <w:rFonts w:eastAsia="Times New Roman" w:cs="Arial"/>
                <w:b/>
                <w:bCs/>
                <w:sz w:val="20"/>
                <w:szCs w:val="20"/>
                <w:lang w:val="en-US" w:eastAsia="en-US"/>
              </w:rPr>
              <w:t xml:space="preserve">Total Contribution by </w:t>
            </w:r>
            <w:r w:rsidR="00951342">
              <w:rPr>
                <w:rFonts w:eastAsia="Times New Roman" w:cs="Arial"/>
                <w:b/>
                <w:bCs/>
                <w:sz w:val="20"/>
                <w:szCs w:val="20"/>
                <w:lang w:val="en-US" w:eastAsia="en-US"/>
              </w:rPr>
              <w:t>BIOBOT</w:t>
            </w:r>
          </w:p>
        </w:tc>
        <w:tc>
          <w:tcPr>
            <w:tcW w:w="1480" w:type="dxa"/>
            <w:noWrap/>
            <w:tcMar/>
            <w:vAlign w:val="bottom"/>
          </w:tcPr>
          <w:p w:rsidRPr="00BC4366" w:rsidR="001A0FAD" w:rsidP="003E4990" w:rsidRDefault="00951342" w14:paraId="126BA161" w14:textId="2EF33ACD">
            <w:pPr>
              <w:jc w:val="center"/>
              <w:rPr>
                <w:rFonts w:eastAsia="Times New Roman" w:cs="Arial"/>
                <w:b/>
                <w:bCs/>
                <w:sz w:val="20"/>
                <w:szCs w:val="20"/>
                <w:lang w:val="en-US" w:eastAsia="en-US"/>
              </w:rPr>
            </w:pPr>
            <w:r>
              <w:rPr>
                <w:rFonts w:eastAsia="Times New Roman" w:cs="Arial"/>
                <w:b/>
                <w:bCs/>
                <w:sz w:val="20"/>
                <w:szCs w:val="20"/>
                <w:lang w:val="en-US" w:eastAsia="en-US"/>
              </w:rPr>
              <w:t>0</w:t>
            </w:r>
          </w:p>
        </w:tc>
        <w:tc>
          <w:tcPr>
            <w:tcW w:w="1480" w:type="dxa"/>
            <w:noWrap/>
            <w:tcMar/>
            <w:vAlign w:val="bottom"/>
          </w:tcPr>
          <w:p w:rsidRPr="00BC4366" w:rsidR="001A0FAD" w:rsidP="003E4990" w:rsidRDefault="001A0FAD" w14:paraId="461AD331" w14:textId="395051ED">
            <w:pPr>
              <w:jc w:val="center"/>
              <w:rPr>
                <w:rFonts w:eastAsia="Times New Roman" w:cs="Arial"/>
                <w:b/>
                <w:bCs/>
                <w:sz w:val="20"/>
                <w:szCs w:val="20"/>
                <w:lang w:val="en-US" w:eastAsia="en-US"/>
              </w:rPr>
            </w:pPr>
          </w:p>
        </w:tc>
      </w:tr>
      <w:tr w:rsidRPr="00BC4366" w:rsidR="00951342" w:rsidTr="5887881A" w14:paraId="7B38C5D7" w14:textId="77777777">
        <w:trPr>
          <w:trHeight w:val="315"/>
        </w:trPr>
        <w:tc>
          <w:tcPr>
            <w:tcW w:w="5500" w:type="dxa"/>
            <w:noWrap/>
            <w:tcMar/>
            <w:vAlign w:val="bottom"/>
          </w:tcPr>
          <w:p w:rsidRPr="009A4A9A" w:rsidR="00951342" w:rsidDel="00951342" w:rsidP="0089223B" w:rsidRDefault="00951342" w14:paraId="6760B6A8" w14:textId="77777777">
            <w:pPr>
              <w:rPr>
                <w:rFonts w:eastAsia="Times New Roman" w:cs="Arial"/>
                <w:b/>
                <w:bCs/>
                <w:sz w:val="20"/>
                <w:szCs w:val="20"/>
                <w:lang w:val="en-US" w:eastAsia="en-US"/>
              </w:rPr>
            </w:pPr>
          </w:p>
        </w:tc>
        <w:tc>
          <w:tcPr>
            <w:tcW w:w="1480" w:type="dxa"/>
            <w:noWrap/>
            <w:tcMar/>
            <w:vAlign w:val="bottom"/>
          </w:tcPr>
          <w:p w:rsidRPr="00BC4366" w:rsidR="00951342" w:rsidP="0089223B" w:rsidRDefault="00951342" w14:paraId="044C2DDE" w14:textId="77777777">
            <w:pPr>
              <w:jc w:val="right"/>
              <w:rPr>
                <w:rFonts w:eastAsia="Times New Roman" w:cs="Arial"/>
                <w:b/>
                <w:bCs/>
                <w:sz w:val="20"/>
                <w:szCs w:val="20"/>
                <w:lang w:val="en-US" w:eastAsia="en-US"/>
              </w:rPr>
            </w:pPr>
          </w:p>
        </w:tc>
        <w:tc>
          <w:tcPr>
            <w:tcW w:w="1480" w:type="dxa"/>
            <w:noWrap/>
            <w:tcMar/>
            <w:vAlign w:val="bottom"/>
          </w:tcPr>
          <w:p w:rsidRPr="00BC4366" w:rsidR="00951342" w:rsidP="0089223B" w:rsidRDefault="00951342" w14:paraId="79884129" w14:textId="77777777">
            <w:pPr>
              <w:jc w:val="right"/>
              <w:rPr>
                <w:rFonts w:eastAsia="Times New Roman" w:cs="Arial"/>
                <w:b/>
                <w:bCs/>
                <w:sz w:val="20"/>
                <w:szCs w:val="20"/>
                <w:lang w:val="en-US" w:eastAsia="en-US"/>
              </w:rPr>
            </w:pPr>
          </w:p>
        </w:tc>
      </w:tr>
      <w:tr w:rsidRPr="00BC4366" w:rsidR="001A0FAD" w:rsidTr="5887881A" w14:paraId="3DAF239D" w14:textId="77777777">
        <w:trPr>
          <w:trHeight w:val="464"/>
        </w:trPr>
        <w:tc>
          <w:tcPr>
            <w:tcW w:w="5500" w:type="dxa"/>
            <w:tcMar/>
            <w:hideMark/>
          </w:tcPr>
          <w:p w:rsidRPr="00BC4366" w:rsidR="001A0FAD" w:rsidP="0089223B" w:rsidRDefault="001A0FAD" w14:paraId="33FA1B62" w14:textId="4CAB6D6E">
            <w:pPr>
              <w:rPr>
                <w:rFonts w:eastAsia="Times New Roman" w:cs="Arial"/>
                <w:sz w:val="20"/>
                <w:szCs w:val="20"/>
                <w:lang w:val="en-US" w:eastAsia="en-US"/>
              </w:rPr>
            </w:pPr>
            <w:r w:rsidRPr="00BC4366">
              <w:rPr>
                <w:rFonts w:eastAsia="Times New Roman" w:cs="Arial"/>
                <w:sz w:val="20"/>
                <w:szCs w:val="20"/>
                <w:lang w:val="en-US" w:eastAsia="en-US"/>
              </w:rPr>
              <w:t xml:space="preserve">Total Contribution by </w:t>
            </w:r>
            <w:r w:rsidR="00515C09">
              <w:rPr>
                <w:rFonts w:eastAsia="Times New Roman" w:cs="Arial"/>
                <w:sz w:val="20"/>
                <w:szCs w:val="20"/>
                <w:lang w:eastAsia="en-US"/>
              </w:rPr>
              <w:t>SGH</w:t>
            </w:r>
          </w:p>
        </w:tc>
        <w:tc>
          <w:tcPr>
            <w:tcW w:w="1480" w:type="dxa"/>
            <w:tcMar/>
            <w:hideMark/>
          </w:tcPr>
          <w:p w:rsidRPr="003E4990" w:rsidR="001A0FAD" w:rsidP="003E4990" w:rsidRDefault="00D8696C" w14:paraId="1CF9591E" w14:textId="62CC7817">
            <w:pPr>
              <w:jc w:val="center"/>
              <w:rPr>
                <w:rFonts w:eastAsia="Times New Roman" w:cs="Arial"/>
                <w:sz w:val="20"/>
                <w:szCs w:val="20"/>
                <w:lang w:val="en-US" w:eastAsia="en-US"/>
              </w:rPr>
            </w:pPr>
            <w:r>
              <w:rPr>
                <w:rFonts w:eastAsia="Times New Roman" w:cs="Arial"/>
                <w:sz w:val="20"/>
                <w:szCs w:val="20"/>
                <w:lang w:val="en-US" w:eastAsia="en-US"/>
              </w:rPr>
              <w:t>0</w:t>
            </w:r>
          </w:p>
        </w:tc>
        <w:tc>
          <w:tcPr>
            <w:tcW w:w="1480" w:type="dxa"/>
            <w:tcMar/>
            <w:hideMark/>
          </w:tcPr>
          <w:p w:rsidRPr="003E4990" w:rsidR="001A0FAD" w:rsidP="003E4990" w:rsidRDefault="001A0FAD" w14:paraId="24DC9790" w14:textId="77777777">
            <w:pPr>
              <w:jc w:val="center"/>
              <w:rPr>
                <w:rFonts w:eastAsia="Times New Roman" w:cs="Arial"/>
                <w:sz w:val="20"/>
                <w:szCs w:val="20"/>
                <w:lang w:val="en-US" w:eastAsia="en-US"/>
              </w:rPr>
            </w:pPr>
          </w:p>
        </w:tc>
      </w:tr>
      <w:tr w:rsidRPr="00BC4366" w:rsidR="001A0FAD" w:rsidTr="5887881A" w14:paraId="6A7853AC" w14:textId="77777777">
        <w:trPr>
          <w:trHeight w:val="429"/>
        </w:trPr>
        <w:tc>
          <w:tcPr>
            <w:tcW w:w="5500" w:type="dxa"/>
            <w:tcMar/>
            <w:hideMark/>
          </w:tcPr>
          <w:p w:rsidRPr="00BC4366" w:rsidR="001A0FAD" w:rsidP="0089223B" w:rsidRDefault="001A0FAD" w14:paraId="02F60FA3" w14:textId="67920354">
            <w:pPr>
              <w:rPr>
                <w:rFonts w:eastAsia="Times New Roman" w:cs="Arial"/>
                <w:sz w:val="20"/>
                <w:szCs w:val="20"/>
                <w:lang w:val="en-US" w:eastAsia="en-US"/>
              </w:rPr>
            </w:pPr>
            <w:r w:rsidRPr="00BC4366">
              <w:rPr>
                <w:rFonts w:eastAsia="Times New Roman" w:cs="Arial"/>
                <w:sz w:val="20"/>
                <w:szCs w:val="20"/>
                <w:lang w:val="en-US" w:eastAsia="en-US"/>
              </w:rPr>
              <w:t xml:space="preserve">Total Contribution by </w:t>
            </w:r>
            <w:r w:rsidR="00515C09">
              <w:rPr>
                <w:rFonts w:eastAsia="Times New Roman" w:cs="Arial"/>
                <w:bCs/>
                <w:sz w:val="20"/>
                <w:szCs w:val="20"/>
                <w:lang w:val="en-US" w:eastAsia="en-US"/>
              </w:rPr>
              <w:t>BIOBOT</w:t>
            </w:r>
          </w:p>
        </w:tc>
        <w:tc>
          <w:tcPr>
            <w:tcW w:w="1480" w:type="dxa"/>
            <w:tcMar/>
            <w:hideMark/>
          </w:tcPr>
          <w:p w:rsidRPr="003E4990" w:rsidR="001A0FAD" w:rsidP="003E4990" w:rsidRDefault="00951342" w14:paraId="34C28C46" w14:textId="767FE46B">
            <w:pPr>
              <w:jc w:val="center"/>
              <w:rPr>
                <w:rFonts w:eastAsia="Times New Roman" w:cs="Arial"/>
                <w:sz w:val="20"/>
                <w:szCs w:val="20"/>
                <w:lang w:val="en-US" w:eastAsia="en-US"/>
              </w:rPr>
            </w:pPr>
            <w:r w:rsidRPr="003E4990">
              <w:rPr>
                <w:rFonts w:eastAsia="Times New Roman" w:cs="Arial"/>
                <w:sz w:val="20"/>
                <w:szCs w:val="20"/>
                <w:lang w:val="en-US" w:eastAsia="en-US"/>
              </w:rPr>
              <w:t>0</w:t>
            </w:r>
          </w:p>
        </w:tc>
        <w:tc>
          <w:tcPr>
            <w:tcW w:w="1480" w:type="dxa"/>
            <w:tcMar/>
            <w:hideMark/>
          </w:tcPr>
          <w:p w:rsidRPr="003E4990" w:rsidR="001A0FAD" w:rsidP="003E4990" w:rsidRDefault="001A0FAD" w14:paraId="268C2BC8" w14:textId="40510545">
            <w:pPr>
              <w:jc w:val="center"/>
              <w:rPr>
                <w:rFonts w:eastAsia="Times New Roman" w:cs="Arial"/>
                <w:sz w:val="20"/>
                <w:szCs w:val="20"/>
                <w:lang w:val="en-US" w:eastAsia="en-US"/>
              </w:rPr>
            </w:pPr>
          </w:p>
        </w:tc>
      </w:tr>
      <w:tr w:rsidRPr="00BC4366" w:rsidR="001A0FAD" w:rsidTr="5887881A" w14:paraId="0BA43B86" w14:textId="77777777">
        <w:trPr>
          <w:trHeight w:val="407"/>
        </w:trPr>
        <w:tc>
          <w:tcPr>
            <w:tcW w:w="5500" w:type="dxa"/>
            <w:tcMar/>
            <w:hideMark/>
          </w:tcPr>
          <w:p w:rsidRPr="00BC4366" w:rsidR="001A0FAD" w:rsidP="0089223B" w:rsidRDefault="001A0FAD" w14:paraId="252EDA48" w14:textId="77777777">
            <w:pPr>
              <w:rPr>
                <w:rFonts w:eastAsia="Times New Roman" w:cs="Arial"/>
                <w:b/>
                <w:sz w:val="20"/>
                <w:szCs w:val="20"/>
                <w:lang w:val="en-US" w:eastAsia="en-US"/>
              </w:rPr>
            </w:pPr>
            <w:r w:rsidRPr="00BC4366">
              <w:rPr>
                <w:rFonts w:eastAsia="Times New Roman" w:cs="Arial"/>
                <w:b/>
                <w:sz w:val="20"/>
                <w:szCs w:val="20"/>
                <w:lang w:val="en-US" w:eastAsia="en-US"/>
              </w:rPr>
              <w:t>TOTAL PROJECT CONTRIBUTION</w:t>
            </w:r>
          </w:p>
        </w:tc>
        <w:tc>
          <w:tcPr>
            <w:tcW w:w="1480" w:type="dxa"/>
            <w:tcMar/>
            <w:hideMark/>
          </w:tcPr>
          <w:p w:rsidRPr="003E4990" w:rsidR="001A0FAD" w:rsidP="003E4990" w:rsidRDefault="003100F9" w14:paraId="1178CC1C" w14:textId="7308E18A">
            <w:pPr>
              <w:jc w:val="center"/>
              <w:rPr>
                <w:rFonts w:eastAsia="Times New Roman" w:cs="Arial"/>
                <w:sz w:val="20"/>
                <w:szCs w:val="20"/>
                <w:lang w:val="en-US" w:eastAsia="en-US"/>
              </w:rPr>
            </w:pPr>
            <w:r>
              <w:rPr>
                <w:rFonts w:eastAsia="Times New Roman" w:cs="Arial"/>
                <w:sz w:val="20"/>
                <w:szCs w:val="20"/>
                <w:lang w:val="en-US" w:eastAsia="en-US"/>
              </w:rPr>
              <w:t>0</w:t>
            </w:r>
          </w:p>
        </w:tc>
        <w:tc>
          <w:tcPr>
            <w:tcW w:w="1480" w:type="dxa"/>
            <w:tcMar/>
            <w:hideMark/>
          </w:tcPr>
          <w:p w:rsidRPr="003E4990" w:rsidR="001A0FAD" w:rsidP="003E4990" w:rsidRDefault="001A0FAD" w14:paraId="623AFA61" w14:textId="77777777">
            <w:pPr>
              <w:jc w:val="center"/>
              <w:rPr>
                <w:rFonts w:eastAsia="Times New Roman" w:cs="Arial"/>
                <w:sz w:val="20"/>
                <w:szCs w:val="20"/>
                <w:lang w:val="en-US" w:eastAsia="en-US"/>
              </w:rPr>
            </w:pPr>
          </w:p>
        </w:tc>
      </w:tr>
    </w:tbl>
    <w:p w:rsidRPr="00BC4366" w:rsidR="001A0FAD" w:rsidP="5887881A" w:rsidRDefault="001A0FAD" w14:paraId="7CA6A5F6" w14:textId="0D087A65">
      <w:pPr>
        <w:pStyle w:val="Normal"/>
        <w:rPr>
          <w:rFonts w:eastAsia="Times New Roman" w:cs="Arial"/>
          <w:sz w:val="20"/>
          <w:szCs w:val="20"/>
          <w:lang w:val="en-US" w:eastAsia="en-US"/>
        </w:rPr>
      </w:pPr>
    </w:p>
    <w:p w:rsidRPr="00BC4366" w:rsidR="00951342" w:rsidP="001A0FAD" w:rsidRDefault="00951342" w14:paraId="02066B5C" w14:textId="77777777">
      <w:pPr>
        <w:tabs>
          <w:tab w:val="left" w:pos="720"/>
        </w:tabs>
        <w:ind w:left="720"/>
        <w:rPr>
          <w:rFonts w:eastAsia="Times New Roman" w:cs="Arial"/>
          <w:i/>
          <w:sz w:val="20"/>
          <w:szCs w:val="20"/>
          <w:lang w:val="en-US" w:eastAsia="en-US"/>
        </w:rPr>
      </w:pPr>
    </w:p>
    <w:p w:rsidRPr="00D8325C" w:rsidR="00B906D8" w:rsidP="00B906D8" w:rsidRDefault="00B906D8" w14:paraId="43CBC24F" w14:textId="77777777">
      <w:pPr>
        <w:tabs>
          <w:tab w:val="left" w:pos="720"/>
          <w:tab w:val="left" w:pos="1080"/>
        </w:tabs>
        <w:rPr>
          <w:sz w:val="20"/>
          <w:lang w:val="en-US"/>
        </w:rPr>
      </w:pPr>
      <w:r w:rsidRPr="5887881A" w:rsidR="00B906D8">
        <w:rPr>
          <w:rFonts w:eastAsia="Times New Roman" w:cs="Arial"/>
          <w:sz w:val="20"/>
          <w:szCs w:val="20"/>
          <w:lang w:val="en-US" w:eastAsia="en-US"/>
        </w:rPr>
        <w:t>7</w:t>
      </w:r>
      <w:r w:rsidRPr="5887881A" w:rsidR="00B906D8">
        <w:rPr>
          <w:sz w:val="20"/>
          <w:szCs w:val="20"/>
          <w:lang w:val="en-US"/>
        </w:rPr>
        <w:t>.2</w:t>
      </w:r>
      <w:r>
        <w:tab/>
      </w:r>
      <w:commentRangeStart w:id="55"/>
      <w:commentRangeStart w:id="1224594207"/>
      <w:r w:rsidRPr="5887881A" w:rsidR="00B906D8">
        <w:rPr>
          <w:sz w:val="20"/>
          <w:szCs w:val="20"/>
          <w:lang w:val="en-US"/>
        </w:rPr>
        <w:t>Payment Schedule</w:t>
      </w:r>
      <w:r w:rsidRPr="5887881A" w:rsidR="00B906D8">
        <w:rPr>
          <w:rFonts w:eastAsia="Times New Roman" w:cs="Arial"/>
          <w:sz w:val="20"/>
          <w:szCs w:val="20"/>
          <w:lang w:val="en-US" w:eastAsia="en-US"/>
        </w:rPr>
        <w:t xml:space="preserve"> </w:t>
      </w:r>
      <w:commentRangeEnd w:id="55"/>
      <w:r>
        <w:rPr>
          <w:rStyle w:val="CommentReference"/>
        </w:rPr>
        <w:commentReference w:id="55"/>
      </w:r>
      <w:commentRangeEnd w:id="1224594207"/>
      <w:r>
        <w:rPr>
          <w:rStyle w:val="CommentReference"/>
        </w:rPr>
        <w:commentReference w:id="1224594207"/>
      </w:r>
    </w:p>
    <w:p w:rsidRPr="004C6DEF" w:rsidR="00B906D8" w:rsidP="00B906D8" w:rsidRDefault="00B906D8" w14:paraId="61EE4809" w14:textId="77777777">
      <w:pPr>
        <w:tabs>
          <w:tab w:val="left" w:pos="1080"/>
        </w:tabs>
        <w:rPr>
          <w:rFonts w:eastAsia="Times New Roman" w:cs="Arial"/>
          <w:i/>
          <w:sz w:val="20"/>
          <w:szCs w:val="20"/>
          <w:lang w:val="en-US" w:eastAsia="en-US"/>
        </w:rPr>
      </w:pPr>
    </w:p>
    <w:p w:rsidRPr="004C6DEF" w:rsidR="00B906D8" w:rsidP="00B906D8" w:rsidRDefault="00B906D8" w14:paraId="0D4E7D47" w14:textId="77777777">
      <w:pPr>
        <w:tabs>
          <w:tab w:val="left" w:pos="720"/>
        </w:tabs>
        <w:rPr>
          <w:rFonts w:eastAsia="Times New Roman" w:cs="Arial"/>
          <w:sz w:val="20"/>
          <w:szCs w:val="20"/>
          <w:lang w:val="en-US" w:eastAsia="en-US"/>
        </w:rPr>
      </w:pPr>
      <w:r w:rsidRPr="004C6DEF">
        <w:rPr>
          <w:rFonts w:eastAsia="Times New Roman" w:cs="Arial"/>
          <w:sz w:val="20"/>
          <w:szCs w:val="20"/>
          <w:lang w:val="en-US" w:eastAsia="en-US"/>
        </w:rPr>
        <w:t>[There is no payment between the Project Parties.]</w:t>
      </w:r>
    </w:p>
    <w:p w:rsidRPr="00BC4366" w:rsidR="001A0FAD" w:rsidP="003E4990" w:rsidRDefault="001A0FAD" w14:paraId="641B4FC4" w14:textId="4795402C">
      <w:pPr>
        <w:tabs>
          <w:tab w:val="left" w:pos="1080"/>
        </w:tabs>
        <w:ind w:firstLine="709"/>
        <w:rPr>
          <w:rFonts w:eastAsia="Times New Roman" w:cs="Arial"/>
          <w:sz w:val="20"/>
          <w:szCs w:val="20"/>
          <w:lang w:val="en-US" w:eastAsia="en-US"/>
        </w:rPr>
      </w:pPr>
    </w:p>
    <w:p w:rsidRPr="00BC4366" w:rsidR="001A0FAD" w:rsidP="001A0FAD" w:rsidRDefault="001A0FAD" w14:paraId="53F36349" w14:textId="77777777">
      <w:pPr>
        <w:tabs>
          <w:tab w:val="left" w:pos="1080"/>
        </w:tabs>
        <w:rPr>
          <w:rFonts w:eastAsia="Times New Roman" w:cs="Arial"/>
          <w:i/>
          <w:sz w:val="20"/>
          <w:szCs w:val="20"/>
          <w:lang w:val="en-US" w:eastAsia="en-US"/>
        </w:rPr>
      </w:pPr>
    </w:p>
    <w:p w:rsidRPr="00543825" w:rsidR="00B906D8" w:rsidP="5887881A" w:rsidRDefault="0089223B" w14:paraId="17D5B088" w14:textId="1B9E1F1D">
      <w:pPr>
        <w:rPr>
          <w:b w:val="1"/>
          <w:bCs w:val="1"/>
          <w:sz w:val="20"/>
          <w:szCs w:val="20"/>
          <w:lang w:val="en-US"/>
        </w:rPr>
      </w:pPr>
      <w:r w:rsidRPr="5887881A" w:rsidR="0089223B">
        <w:rPr>
          <w:rFonts w:eastAsia="Times New Roman" w:cs="Arial"/>
          <w:b w:val="1"/>
          <w:bCs w:val="1"/>
          <w:sz w:val="20"/>
          <w:szCs w:val="20"/>
          <w:lang w:val="en-US" w:eastAsia="en-US"/>
        </w:rPr>
        <w:t>8</w:t>
      </w:r>
      <w:r w:rsidRPr="5887881A" w:rsidR="00B906D8">
        <w:rPr>
          <w:b w:val="1"/>
          <w:bCs w:val="1"/>
          <w:sz w:val="20"/>
          <w:szCs w:val="20"/>
          <w:lang w:val="en-US"/>
        </w:rPr>
        <w:t>.</w:t>
      </w:r>
      <w:r>
        <w:tab/>
      </w:r>
      <w:r w:rsidRPr="5887881A" w:rsidR="00B906D8">
        <w:rPr>
          <w:b w:val="1"/>
          <w:bCs w:val="1"/>
          <w:sz w:val="20"/>
          <w:szCs w:val="20"/>
          <w:lang w:val="en-US"/>
        </w:rPr>
        <w:t>BACKGROUND INTELLECTUAL PROPERTY</w:t>
      </w:r>
      <w:r w:rsidRPr="5887881A" w:rsidR="00B906D8">
        <w:rPr>
          <w:rFonts w:eastAsia="Times New Roman" w:cs="Arial"/>
          <w:b w:val="1"/>
          <w:bCs w:val="1"/>
          <w:sz w:val="20"/>
          <w:szCs w:val="20"/>
          <w:lang w:val="en-US" w:eastAsia="en-US"/>
        </w:rPr>
        <w:t xml:space="preserve"> </w:t>
      </w:r>
    </w:p>
    <w:p w:rsidRPr="00543825" w:rsidR="00B906D8" w:rsidP="00B906D8" w:rsidRDefault="00B906D8" w14:paraId="7BE216B6" w14:textId="77777777">
      <w:pPr>
        <w:ind w:left="720"/>
        <w:jc w:val="both"/>
        <w:rPr>
          <w:i/>
          <w:sz w:val="20"/>
          <w:lang w:val="en-US"/>
        </w:rPr>
      </w:pPr>
      <w:r w:rsidRPr="00543825">
        <w:rPr>
          <w:sz w:val="20"/>
          <w:lang w:val="en-US"/>
        </w:rPr>
        <w:t>(</w:t>
      </w:r>
      <w:r w:rsidRPr="00543825">
        <w:rPr>
          <w:i/>
          <w:sz w:val="20"/>
          <w:lang w:val="en-US"/>
        </w:rPr>
        <w:t xml:space="preserve">Please list down each Party’s Background IP to be </w:t>
      </w:r>
      <w:proofErr w:type="spellStart"/>
      <w:r>
        <w:rPr>
          <w:rFonts w:eastAsia="Times New Roman" w:cs="Arial"/>
          <w:i/>
          <w:sz w:val="20"/>
          <w:szCs w:val="20"/>
          <w:lang w:val="en-US" w:eastAsia="en-US"/>
        </w:rPr>
        <w:t>utilis</w:t>
      </w:r>
      <w:r w:rsidRPr="00BC4366">
        <w:rPr>
          <w:rFonts w:eastAsia="Times New Roman" w:cs="Arial"/>
          <w:i/>
          <w:sz w:val="20"/>
          <w:szCs w:val="20"/>
          <w:lang w:val="en-US" w:eastAsia="en-US"/>
        </w:rPr>
        <w:t>ed</w:t>
      </w:r>
      <w:proofErr w:type="spellEnd"/>
      <w:r w:rsidRPr="00543825">
        <w:rPr>
          <w:i/>
          <w:sz w:val="20"/>
          <w:lang w:val="en-US"/>
        </w:rPr>
        <w:t xml:space="preserve"> in this </w:t>
      </w:r>
      <w:r w:rsidRPr="00BC4366">
        <w:rPr>
          <w:rFonts w:eastAsia="Times New Roman" w:cs="Arial"/>
          <w:i/>
          <w:sz w:val="20"/>
          <w:szCs w:val="20"/>
          <w:lang w:val="en-US" w:eastAsia="en-US"/>
        </w:rPr>
        <w:t>Project</w:t>
      </w:r>
      <w:r w:rsidRPr="00543825">
        <w:rPr>
          <w:i/>
          <w:sz w:val="20"/>
          <w:lang w:val="en-US"/>
        </w:rPr>
        <w:t>, if applicable.)</w:t>
      </w:r>
    </w:p>
    <w:p w:rsidRPr="00015B81" w:rsidR="00B906D8" w:rsidP="00B906D8" w:rsidRDefault="00B906D8" w14:paraId="2B8E44FF" w14:textId="77777777">
      <w:pPr>
        <w:rPr>
          <w:sz w:val="20"/>
          <w:lang w:val="en-US"/>
        </w:rPr>
      </w:pPr>
      <w:r w:rsidRPr="00543825">
        <w:rPr>
          <w:sz w:val="20"/>
          <w:lang w:val="en-US"/>
        </w:rPr>
        <w:tab/>
      </w:r>
    </w:p>
    <w:p w:rsidRPr="00543825" w:rsidR="00B906D8" w:rsidP="5887881A" w:rsidRDefault="00B906D8" w14:paraId="0BF9AE4D" w14:textId="77777777">
      <w:pPr>
        <w:tabs>
          <w:tab w:val="left" w:pos="418"/>
        </w:tabs>
        <w:rPr>
          <w:sz w:val="20"/>
          <w:szCs w:val="20"/>
          <w:lang w:val="en-US"/>
        </w:rPr>
      </w:pPr>
      <w:commentRangeStart w:id="58"/>
      <w:r w:rsidRPr="5887881A" w:rsidR="00B906D8">
        <w:rPr>
          <w:rFonts w:eastAsia="Times New Roman" w:cs="Arial"/>
          <w:sz w:val="20"/>
          <w:szCs w:val="20"/>
          <w:lang w:eastAsia="en-US"/>
        </w:rPr>
        <w:t>SGH</w:t>
      </w:r>
      <w:r w:rsidRPr="5887881A" w:rsidR="00B906D8">
        <w:rPr>
          <w:rFonts w:eastAsia="Times New Roman" w:cs="Arial"/>
          <w:sz w:val="20"/>
          <w:szCs w:val="20"/>
          <w:lang w:val="en-US" w:eastAsia="en-US"/>
        </w:rPr>
        <w:t xml:space="preserve">:  </w:t>
      </w:r>
      <w:r w:rsidRPr="5887881A" w:rsidR="00B906D8">
        <w:rPr>
          <w:rFonts w:eastAsia="Times New Roman" w:cs="Arial"/>
          <w:color w:val="FF0000"/>
          <w:sz w:val="20"/>
          <w:szCs w:val="20"/>
          <w:lang w:val="en-US" w:eastAsia="en-US"/>
        </w:rPr>
        <w:t>*</w:t>
      </w:r>
      <w:r w:rsidRPr="5887881A" w:rsidR="00B906D8">
        <w:rPr>
          <w:b w:val="1"/>
          <w:bCs w:val="1"/>
          <w:i w:val="1"/>
          <w:iCs w:val="1"/>
          <w:sz w:val="20"/>
          <w:szCs w:val="20"/>
          <w:lang w:val="en-US"/>
        </w:rPr>
        <w:t>Yes</w:t>
      </w:r>
      <w:r w:rsidRPr="5887881A" w:rsidR="00B906D8">
        <w:rPr>
          <w:i w:val="1"/>
          <w:iCs w:val="1"/>
          <w:sz w:val="20"/>
          <w:szCs w:val="20"/>
          <w:lang w:val="en-US"/>
        </w:rPr>
        <w:t xml:space="preserve">/ </w:t>
      </w:r>
      <w:r w:rsidRPr="5887881A" w:rsidR="00B906D8">
        <w:rPr>
          <w:i w:val="1"/>
          <w:iCs w:val="1"/>
          <w:strike w:val="1"/>
          <w:sz w:val="20"/>
          <w:szCs w:val="20"/>
          <w:lang w:val="en-US"/>
        </w:rPr>
        <w:t>No</w:t>
      </w:r>
      <w:commentRangeEnd w:id="58"/>
      <w:r>
        <w:rPr>
          <w:rStyle w:val="CommentReference"/>
        </w:rPr>
        <w:commentReference w:id="58"/>
      </w:r>
    </w:p>
    <w:p w:rsidRPr="00543825" w:rsidR="00B906D8" w:rsidP="5887881A" w:rsidRDefault="00B906D8" w14:paraId="04A07447" w14:textId="682A1CA0">
      <w:pPr>
        <w:tabs>
          <w:tab w:val="left" w:pos="418"/>
        </w:tabs>
        <w:rPr>
          <w:sz w:val="20"/>
          <w:szCs w:val="20"/>
          <w:lang w:val="en-US"/>
        </w:rPr>
      </w:pPr>
      <w:r w:rsidRPr="5887881A" w:rsidR="4B524939">
        <w:rPr>
          <w:sz w:val="20"/>
          <w:szCs w:val="20"/>
          <w:lang w:val="en-US"/>
        </w:rPr>
        <w:t xml:space="preserve">Clinical imaging data used in model training. </w:t>
      </w:r>
      <w:r w:rsidRPr="5887881A" w:rsidR="510EA276">
        <w:rPr>
          <w:sz w:val="20"/>
          <w:szCs w:val="20"/>
          <w:lang w:val="en-US"/>
        </w:rPr>
        <w:t xml:space="preserve">Clinical and radiological </w:t>
      </w:r>
      <w:r w:rsidRPr="5887881A" w:rsidR="510EA276">
        <w:rPr>
          <w:sz w:val="20"/>
          <w:szCs w:val="20"/>
          <w:lang w:val="en-US"/>
        </w:rPr>
        <w:t>expertise</w:t>
      </w:r>
      <w:r w:rsidRPr="5887881A" w:rsidR="510EA276">
        <w:rPr>
          <w:sz w:val="20"/>
          <w:szCs w:val="20"/>
          <w:lang w:val="en-US"/>
        </w:rPr>
        <w:t xml:space="preserve"> to perform data annotation and model validation. Data science and imaging informatic </w:t>
      </w:r>
      <w:r w:rsidRPr="5887881A" w:rsidR="510EA276">
        <w:rPr>
          <w:sz w:val="20"/>
          <w:szCs w:val="20"/>
          <w:lang w:val="en-US"/>
        </w:rPr>
        <w:t>expertise</w:t>
      </w:r>
      <w:r w:rsidRPr="5887881A" w:rsidR="510EA276">
        <w:rPr>
          <w:sz w:val="20"/>
          <w:szCs w:val="20"/>
          <w:lang w:val="en-US"/>
        </w:rPr>
        <w:t xml:space="preserve"> to perform model training and system integration with radiological systems</w:t>
      </w:r>
      <w:r w:rsidRPr="5887881A" w:rsidR="24128F15">
        <w:rPr>
          <w:sz w:val="20"/>
          <w:szCs w:val="20"/>
          <w:lang w:val="en-US"/>
        </w:rPr>
        <w:t>.</w:t>
      </w:r>
    </w:p>
    <w:p w:rsidR="5887881A" w:rsidP="5887881A" w:rsidRDefault="5887881A" w14:paraId="79A4B423" w14:textId="4408D0F3">
      <w:pPr>
        <w:tabs>
          <w:tab w:val="left" w:leader="none" w:pos="418"/>
        </w:tabs>
        <w:rPr>
          <w:rFonts w:eastAsia="Times New Roman" w:cs="Arial"/>
          <w:sz w:val="20"/>
          <w:szCs w:val="20"/>
          <w:lang w:eastAsia="en-US"/>
        </w:rPr>
      </w:pPr>
    </w:p>
    <w:p w:rsidRPr="00543825" w:rsidR="00B906D8" w:rsidP="00B906D8" w:rsidRDefault="00B906D8" w14:paraId="1A997307" w14:textId="217B714C">
      <w:pPr>
        <w:tabs>
          <w:tab w:val="left" w:pos="418"/>
        </w:tabs>
        <w:rPr>
          <w:sz w:val="20"/>
          <w:lang w:val="en-US"/>
        </w:rPr>
      </w:pPr>
      <w:r w:rsidRPr="00BC4366">
        <w:rPr>
          <w:rFonts w:eastAsia="Times New Roman" w:cs="Arial"/>
          <w:sz w:val="20"/>
          <w:szCs w:val="20"/>
          <w:lang w:val="en-US" w:eastAsia="en-US"/>
        </w:rPr>
        <w:tab/>
      </w:r>
      <w:r w:rsidRPr="00BC4366">
        <w:rPr>
          <w:rFonts w:eastAsia="Times New Roman" w:cs="Arial"/>
          <w:sz w:val="20"/>
          <w:szCs w:val="20"/>
          <w:lang w:val="en-US" w:eastAsia="en-US"/>
        </w:rPr>
        <w:tab/>
      </w:r>
      <w:r>
        <w:rPr>
          <w:rFonts w:eastAsia="Times New Roman" w:cs="Arial"/>
          <w:sz w:val="20"/>
          <w:szCs w:val="20"/>
          <w:lang w:eastAsia="en-US"/>
        </w:rPr>
        <w:t>BIOBOT</w:t>
      </w:r>
      <w:r w:rsidRPr="00BC4366">
        <w:rPr>
          <w:rFonts w:eastAsia="Times New Roman" w:cs="Arial"/>
          <w:sz w:val="20"/>
          <w:szCs w:val="20"/>
          <w:lang w:val="en-US" w:eastAsia="en-US"/>
        </w:rPr>
        <w:t xml:space="preserve">:  </w:t>
      </w:r>
      <w:r w:rsidRPr="00BC4366">
        <w:rPr>
          <w:rFonts w:eastAsia="Times New Roman" w:cs="Arial"/>
          <w:color w:val="FF0000"/>
          <w:sz w:val="20"/>
          <w:szCs w:val="20"/>
          <w:lang w:val="en-US" w:eastAsia="en-US"/>
        </w:rPr>
        <w:t>*</w:t>
      </w:r>
      <w:r w:rsidRPr="00543825">
        <w:rPr>
          <w:i/>
          <w:sz w:val="20"/>
          <w:lang w:val="en-US"/>
        </w:rPr>
        <w:t>Yes/ No</w:t>
      </w:r>
    </w:p>
    <w:p w:rsidRPr="00BC4366" w:rsidR="00B906D8" w:rsidP="00B906D8" w:rsidRDefault="00B906D8" w14:paraId="0BDEA5F8" w14:textId="77777777">
      <w:pPr>
        <w:tabs>
          <w:tab w:val="left" w:pos="567"/>
        </w:tabs>
        <w:rPr>
          <w:rFonts w:eastAsia="Times New Roman" w:cs="Arial"/>
          <w:b/>
          <w:sz w:val="20"/>
          <w:szCs w:val="20"/>
          <w:lang w:val="en-US" w:eastAsia="en-US"/>
        </w:rPr>
      </w:pPr>
    </w:p>
    <w:p w:rsidRPr="00D8325C" w:rsidR="00B906D8" w:rsidP="00B906D8" w:rsidRDefault="00B906D8" w14:paraId="7791C713" w14:textId="77777777">
      <w:pPr>
        <w:tabs>
          <w:tab w:val="left" w:pos="720"/>
        </w:tabs>
        <w:rPr>
          <w:i/>
          <w:sz w:val="20"/>
          <w:lang w:val="en-US"/>
        </w:rPr>
      </w:pPr>
      <w:r>
        <w:rPr>
          <w:rFonts w:eastAsia="Times New Roman" w:cs="Arial"/>
          <w:b/>
          <w:sz w:val="20"/>
          <w:szCs w:val="20"/>
          <w:lang w:val="en-US" w:eastAsia="en-US"/>
        </w:rPr>
        <w:t>9</w:t>
      </w:r>
      <w:r w:rsidRPr="00BC4366">
        <w:rPr>
          <w:rFonts w:eastAsia="Times New Roman" w:cs="Arial"/>
          <w:b/>
          <w:sz w:val="20"/>
          <w:szCs w:val="20"/>
          <w:lang w:val="en-US" w:eastAsia="en-US"/>
        </w:rPr>
        <w:t>.</w:t>
      </w:r>
      <w:r w:rsidRPr="00BC4366">
        <w:rPr>
          <w:rFonts w:eastAsia="Times New Roman" w:cs="Arial"/>
          <w:b/>
          <w:sz w:val="20"/>
          <w:szCs w:val="20"/>
          <w:lang w:val="en-US" w:eastAsia="en-US"/>
        </w:rPr>
        <w:tab/>
      </w:r>
      <w:commentRangeStart w:id="59"/>
      <w:r w:rsidRPr="00D8325C">
        <w:rPr>
          <w:b/>
          <w:sz w:val="20"/>
          <w:lang w:val="en-US"/>
        </w:rPr>
        <w:t>FOREGROUND INTELLECTUAL PROPERTY</w:t>
      </w:r>
      <w:commentRangeEnd w:id="59"/>
      <w:r w:rsidRPr="00BC4366">
        <w:rPr>
          <w:rStyle w:val="CommentReference"/>
          <w:sz w:val="20"/>
          <w:szCs w:val="20"/>
        </w:rPr>
        <w:commentReference w:id="59"/>
      </w:r>
    </w:p>
    <w:p w:rsidRPr="00D8325C" w:rsidR="00B906D8" w:rsidP="00B906D8" w:rsidRDefault="00B906D8" w14:paraId="2E8F15A5" w14:textId="77777777">
      <w:pPr>
        <w:tabs>
          <w:tab w:val="left" w:pos="1080"/>
        </w:tabs>
        <w:rPr>
          <w:i/>
          <w:sz w:val="20"/>
          <w:lang w:val="en-US"/>
        </w:rPr>
      </w:pPr>
    </w:p>
    <w:p w:rsidRPr="00D8325C" w:rsidR="00B906D8" w:rsidP="00B906D8" w:rsidRDefault="00B906D8" w14:paraId="423E2A97" w14:textId="77777777">
      <w:pPr>
        <w:ind w:firstLine="720"/>
        <w:rPr>
          <w:rFonts w:asciiTheme="minorHAnsi" w:hAnsiTheme="minorHAnsi" w:eastAsiaTheme="minorEastAsia" w:cstheme="minorBidi"/>
          <w:sz w:val="20"/>
          <w:szCs w:val="22"/>
          <w:lang w:val="en-US"/>
        </w:rPr>
      </w:pPr>
      <w:r w:rsidRPr="00D8325C">
        <w:rPr>
          <w:sz w:val="20"/>
          <w:lang w:val="en-US"/>
        </w:rPr>
        <w:t>Likelihood of protectable IP from this Project?</w:t>
      </w:r>
    </w:p>
    <w:p w:rsidRPr="00D8325C" w:rsidR="00B906D8" w:rsidP="00B906D8" w:rsidRDefault="00B906D8" w14:paraId="65F4BFEA" w14:textId="77777777">
      <w:pPr>
        <w:rPr>
          <w:sz w:val="20"/>
          <w:lang w:val="en-US"/>
        </w:rPr>
      </w:pPr>
    </w:p>
    <w:p w:rsidRPr="00D8325C" w:rsidR="00B906D8" w:rsidP="00B906D8" w:rsidRDefault="00B906D8" w14:paraId="797364C6" w14:textId="77777777">
      <w:pPr>
        <w:widowControl/>
        <w:numPr>
          <w:ilvl w:val="0"/>
          <w:numId w:val="30"/>
        </w:numPr>
        <w:tabs>
          <w:tab w:val="left" w:pos="720"/>
          <w:tab w:val="left" w:pos="1080"/>
        </w:tabs>
        <w:adjustRightInd/>
        <w:jc w:val="both"/>
        <w:rPr>
          <w:rFonts w:asciiTheme="minorHAnsi" w:hAnsiTheme="minorHAnsi" w:eastAsiaTheme="minorEastAsia" w:cstheme="minorBidi"/>
          <w:b/>
          <w:sz w:val="20"/>
          <w:szCs w:val="22"/>
          <w:lang w:val="en-US"/>
        </w:rPr>
      </w:pPr>
      <w:r w:rsidRPr="00D8325C">
        <w:rPr>
          <w:b/>
          <w:sz w:val="20"/>
          <w:lang w:val="en-US"/>
        </w:rPr>
        <w:t xml:space="preserve">Patentable invention </w:t>
      </w:r>
    </w:p>
    <w:p w:rsidRPr="00D8325C" w:rsidR="00B906D8" w:rsidP="5887881A" w:rsidRDefault="00B906D8" w14:paraId="5AEDE7EE" w14:textId="77777777">
      <w:pPr>
        <w:tabs>
          <w:tab w:val="left" w:pos="1080"/>
        </w:tabs>
        <w:jc w:val="both"/>
        <w:rPr>
          <w:i w:val="1"/>
          <w:iCs w:val="1"/>
          <w:sz w:val="20"/>
          <w:szCs w:val="20"/>
          <w:lang w:val="en-US"/>
        </w:rPr>
      </w:pPr>
      <w:r w:rsidRPr="00D8325C">
        <w:rPr>
          <w:sz w:val="20"/>
          <w:lang w:val="en-US"/>
        </w:rPr>
        <w:tab/>
      </w:r>
      <w:r>
        <w:rPr>
          <w:sz w:val="20"/>
          <w:lang w:val="en-US"/>
        </w:rPr>
        <w:tab/>
      </w:r>
      <w:r w:rsidRPr="00BC4366" w:rsidR="00B906D8">
        <w:rPr>
          <w:rFonts w:eastAsia="Times New Roman" w:cs="Arial"/>
          <w:color w:val="FF0000"/>
          <w:sz w:val="20"/>
          <w:szCs w:val="20"/>
          <w:lang w:val="en-US" w:eastAsia="en-US"/>
        </w:rPr>
        <w:t>*</w:t>
      </w:r>
      <w:commentRangeStart w:id="60"/>
      <w:r w:rsidRPr="5887881A" w:rsidR="00B906D8">
        <w:rPr>
          <w:i w:val="1"/>
          <w:iCs w:val="1"/>
          <w:sz w:val="20"/>
          <w:szCs w:val="20"/>
          <w:lang w:val="en-US"/>
        </w:rPr>
        <w:t>Yes</w:t>
      </w:r>
      <w:commentRangeEnd w:id="60"/>
      <w:r>
        <w:rPr>
          <w:rStyle w:val="CommentReference"/>
          <w:lang w:val="en-US" w:eastAsia="en-US"/>
        </w:rPr>
        <w:commentReference w:id="60"/>
      </w:r>
    </w:p>
    <w:p w:rsidRPr="00D8325C" w:rsidR="00B906D8" w:rsidP="00B906D8" w:rsidRDefault="00B906D8" w14:paraId="73E773CB" w14:textId="77777777">
      <w:pPr>
        <w:tabs>
          <w:tab w:val="left" w:pos="1080"/>
        </w:tabs>
        <w:jc w:val="both"/>
        <w:rPr>
          <w:sz w:val="20"/>
          <w:lang w:val="en-US"/>
        </w:rPr>
      </w:pPr>
    </w:p>
    <w:p w:rsidRPr="00D8325C" w:rsidR="00B906D8" w:rsidP="00B906D8" w:rsidRDefault="00B906D8" w14:paraId="115226E3" w14:textId="77777777">
      <w:pPr>
        <w:widowControl/>
        <w:numPr>
          <w:ilvl w:val="0"/>
          <w:numId w:val="30"/>
        </w:numPr>
        <w:tabs>
          <w:tab w:val="left" w:pos="720"/>
          <w:tab w:val="left" w:pos="1080"/>
        </w:tabs>
        <w:adjustRightInd/>
        <w:jc w:val="both"/>
        <w:rPr>
          <w:rFonts w:asciiTheme="minorHAnsi" w:hAnsiTheme="minorHAnsi" w:eastAsiaTheme="minorEastAsia" w:cstheme="minorBidi"/>
          <w:b/>
          <w:sz w:val="20"/>
          <w:szCs w:val="22"/>
          <w:lang w:val="en-US"/>
        </w:rPr>
      </w:pPr>
      <w:r w:rsidRPr="00D8325C">
        <w:rPr>
          <w:b/>
          <w:sz w:val="20"/>
          <w:lang w:val="en-US"/>
        </w:rPr>
        <w:t>Other form of IP (e.g.: Proprietary Know-How/Copyright)</w:t>
      </w:r>
    </w:p>
    <w:p w:rsidRPr="00BC4366" w:rsidR="00B906D8" w:rsidP="5887881A" w:rsidRDefault="00B906D8" w14:paraId="17AA9AEC" w14:textId="77777777">
      <w:pPr>
        <w:tabs>
          <w:tab w:val="left" w:pos="1080"/>
        </w:tabs>
        <w:jc w:val="both"/>
        <w:rPr>
          <w:rFonts w:eastAsia="Times New Roman" w:cs="Arial"/>
          <w:b w:val="1"/>
          <w:bCs w:val="1"/>
          <w:sz w:val="20"/>
          <w:szCs w:val="20"/>
          <w:lang w:val="en-US" w:eastAsia="en-US"/>
        </w:rPr>
      </w:pPr>
      <w:r w:rsidRPr="00D8325C">
        <w:rPr>
          <w:b/>
          <w:sz w:val="20"/>
          <w:lang w:val="en-US"/>
        </w:rPr>
        <w:tab/>
      </w:r>
      <w:r>
        <w:rPr>
          <w:b/>
          <w:sz w:val="20"/>
          <w:lang w:val="en-US"/>
        </w:rPr>
        <w:tab/>
      </w:r>
      <w:r w:rsidRPr="00BC4366" w:rsidR="00B906D8">
        <w:rPr>
          <w:rFonts w:eastAsia="Times New Roman" w:cs="Arial"/>
          <w:color w:val="FF0000"/>
          <w:sz w:val="20"/>
          <w:szCs w:val="20"/>
          <w:lang w:val="en-US" w:eastAsia="en-US"/>
        </w:rPr>
        <w:t>*</w:t>
      </w:r>
      <w:commentRangeStart w:id="61"/>
      <w:r w:rsidRPr="5887881A" w:rsidR="00B906D8">
        <w:rPr>
          <w:i w:val="1"/>
          <w:iCs w:val="1"/>
          <w:sz w:val="20"/>
          <w:szCs w:val="20"/>
          <w:lang w:val="en-US"/>
        </w:rPr>
        <w:t>Yes</w:t>
      </w:r>
    </w:p>
    <w:p w:rsidRPr="00D8325C" w:rsidR="00B906D8" w:rsidP="00B906D8" w:rsidRDefault="00B906D8" w14:paraId="07061C04" w14:textId="77777777">
      <w:pPr>
        <w:tabs>
          <w:tab w:val="left" w:pos="1080"/>
        </w:tabs>
        <w:jc w:val="both"/>
        <w:rPr>
          <w:b/>
          <w:sz w:val="20"/>
          <w:lang w:val="en-US"/>
        </w:rPr>
      </w:pPr>
      <w:commentRangeEnd w:id="61"/>
      <w:r>
        <w:rPr>
          <w:rStyle w:val="CommentReference"/>
          <w:lang w:val="en-US" w:eastAsia="en-US"/>
        </w:rPr>
        <w:commentReference w:id="61"/>
      </w:r>
    </w:p>
    <w:p w:rsidRPr="00D8325C" w:rsidR="00B906D8" w:rsidP="00B906D8" w:rsidRDefault="00B906D8" w14:paraId="106D757C" w14:textId="77777777">
      <w:pPr>
        <w:tabs>
          <w:tab w:val="left" w:pos="720"/>
          <w:tab w:val="left" w:pos="1080"/>
        </w:tabs>
        <w:ind w:left="720"/>
        <w:jc w:val="both"/>
        <w:rPr>
          <w:sz w:val="20"/>
          <w:lang w:val="en-US"/>
        </w:rPr>
      </w:pPr>
    </w:p>
    <w:p w:rsidRPr="00D8325C" w:rsidR="00B906D8" w:rsidP="00B906D8" w:rsidRDefault="00B906D8" w14:paraId="5240DA15" w14:textId="77777777">
      <w:pPr>
        <w:tabs>
          <w:tab w:val="left" w:pos="720"/>
          <w:tab w:val="left" w:pos="1080"/>
        </w:tabs>
        <w:ind w:left="720"/>
        <w:jc w:val="both"/>
        <w:rPr>
          <w:rFonts w:asciiTheme="minorHAnsi" w:hAnsiTheme="minorHAnsi" w:eastAsiaTheme="minorEastAsia" w:cstheme="minorBidi"/>
          <w:i/>
          <w:sz w:val="20"/>
          <w:szCs w:val="22"/>
          <w:lang w:val="en-US"/>
        </w:rPr>
      </w:pPr>
      <w:r w:rsidRPr="00D8325C">
        <w:rPr>
          <w:sz w:val="20"/>
          <w:lang w:val="en-US"/>
        </w:rPr>
        <w:t xml:space="preserve">Likelihood of </w:t>
      </w:r>
      <w:proofErr w:type="spellStart"/>
      <w:r w:rsidRPr="00D8325C">
        <w:rPr>
          <w:sz w:val="20"/>
          <w:lang w:val="en-US"/>
        </w:rPr>
        <w:t>commercialising</w:t>
      </w:r>
      <w:proofErr w:type="spellEnd"/>
      <w:r w:rsidRPr="00D8325C">
        <w:rPr>
          <w:sz w:val="20"/>
          <w:lang w:val="en-US"/>
        </w:rPr>
        <w:t>/licensing the discovery/invention from this Project?</w:t>
      </w:r>
    </w:p>
    <w:p w:rsidRPr="00D8325C" w:rsidR="00B906D8" w:rsidP="00B906D8" w:rsidRDefault="00B906D8" w14:paraId="1CFB2EC6" w14:textId="77777777">
      <w:pPr>
        <w:tabs>
          <w:tab w:val="left" w:pos="1080"/>
        </w:tabs>
        <w:jc w:val="both"/>
        <w:rPr>
          <w:b/>
          <w:sz w:val="20"/>
          <w:lang w:val="en-US"/>
        </w:rPr>
      </w:pPr>
    </w:p>
    <w:p w:rsidRPr="00D8325C" w:rsidR="00B906D8" w:rsidP="00B906D8" w:rsidRDefault="00B906D8" w14:paraId="6B3E1EEB" w14:textId="77777777">
      <w:pPr>
        <w:widowControl/>
        <w:numPr>
          <w:ilvl w:val="0"/>
          <w:numId w:val="30"/>
        </w:numPr>
        <w:tabs>
          <w:tab w:val="left" w:pos="1080"/>
        </w:tabs>
        <w:adjustRightInd/>
        <w:jc w:val="both"/>
        <w:rPr>
          <w:b/>
          <w:sz w:val="20"/>
          <w:lang w:val="en-US"/>
        </w:rPr>
      </w:pPr>
      <w:proofErr w:type="spellStart"/>
      <w:r w:rsidRPr="00D8325C">
        <w:rPr>
          <w:b/>
          <w:sz w:val="20"/>
          <w:lang w:val="en-US"/>
        </w:rPr>
        <w:t>Commercialisation</w:t>
      </w:r>
      <w:proofErr w:type="spellEnd"/>
      <w:r w:rsidRPr="00D8325C">
        <w:rPr>
          <w:b/>
          <w:sz w:val="20"/>
          <w:lang w:val="en-US"/>
        </w:rPr>
        <w:t xml:space="preserve"> </w:t>
      </w:r>
    </w:p>
    <w:p w:rsidRPr="00BC4366" w:rsidR="00B906D8" w:rsidP="5887881A" w:rsidRDefault="00B906D8" w14:paraId="49351807" w14:textId="752142DB">
      <w:pPr>
        <w:ind w:left="720" w:firstLine="720"/>
        <w:jc w:val="both"/>
        <w:rPr>
          <w:rFonts w:eastAsia="Times New Roman" w:cs="Arial"/>
          <w:i w:val="1"/>
          <w:iCs w:val="1"/>
          <w:sz w:val="20"/>
          <w:szCs w:val="20"/>
          <w:lang w:val="en-US" w:eastAsia="en-US"/>
        </w:rPr>
      </w:pPr>
      <w:r w:rsidRPr="5887881A" w:rsidR="00B906D8">
        <w:rPr>
          <w:rFonts w:eastAsia="Times New Roman" w:cs="Arial"/>
          <w:color w:val="FF0000"/>
          <w:sz w:val="20"/>
          <w:szCs w:val="20"/>
          <w:lang w:val="en-US" w:eastAsia="en-US"/>
        </w:rPr>
        <w:t>*</w:t>
      </w:r>
      <w:commentRangeStart w:id="62"/>
      <w:r w:rsidRPr="5887881A" w:rsidR="00B906D8">
        <w:rPr>
          <w:i w:val="1"/>
          <w:iCs w:val="1"/>
          <w:sz w:val="20"/>
          <w:szCs w:val="20"/>
          <w:lang w:val="en-US"/>
        </w:rPr>
        <w:t>Possible</w:t>
      </w:r>
      <w:commentRangeEnd w:id="62"/>
      <w:r>
        <w:rPr>
          <w:rStyle w:val="CommentReference"/>
        </w:rPr>
        <w:commentReference w:id="62"/>
      </w:r>
    </w:p>
    <w:p w:rsidRPr="00BC4366" w:rsidR="00B906D8" w:rsidP="00B906D8" w:rsidRDefault="00B906D8" w14:paraId="14E7ABB9" w14:textId="77777777">
      <w:pPr>
        <w:rPr>
          <w:rFonts w:eastAsia="Times New Roman" w:cs="Arial"/>
          <w:b/>
          <w:sz w:val="20"/>
          <w:szCs w:val="20"/>
          <w:lang w:val="en-US" w:eastAsia="en-US"/>
        </w:rPr>
      </w:pPr>
    </w:p>
    <w:p w:rsidRPr="00857124" w:rsidR="00B906D8" w:rsidP="00B906D8" w:rsidRDefault="00B906D8" w14:paraId="16B39042" w14:textId="77777777">
      <w:pPr>
        <w:pStyle w:val="Style8"/>
        <w:widowControl/>
        <w:jc w:val="center"/>
        <w:rPr>
          <w:rStyle w:val="FontStyle13"/>
          <w:b w:val="0"/>
          <w:sz w:val="20"/>
          <w:szCs w:val="20"/>
          <w:lang w:eastAsia="en-US"/>
        </w:rPr>
      </w:pPr>
    </w:p>
    <w:p w:rsidRPr="008405D7" w:rsidR="00B906D8" w:rsidP="00B906D8" w:rsidRDefault="00B906D8" w14:paraId="01B1E25C" w14:textId="45D7D9D0">
      <w:pPr>
        <w:pStyle w:val="Style8"/>
        <w:widowControl/>
        <w:rPr>
          <w:rStyle w:val="FontStyle13"/>
          <w:b w:val="0"/>
          <w:bCs w:val="0"/>
          <w:sz w:val="20"/>
          <w:szCs w:val="20"/>
          <w:lang w:eastAsia="en-US"/>
        </w:rPr>
      </w:pPr>
      <w:r w:rsidRPr="78A50405">
        <w:rPr>
          <w:rStyle w:val="FontStyle13"/>
          <w:sz w:val="20"/>
          <w:szCs w:val="20"/>
          <w:lang w:eastAsia="en-US"/>
        </w:rPr>
        <w:t>10.</w:t>
      </w:r>
      <w:r>
        <w:tab/>
      </w:r>
      <w:r w:rsidRPr="78A50405">
        <w:rPr>
          <w:rStyle w:val="FontStyle13"/>
          <w:sz w:val="20"/>
          <w:szCs w:val="20"/>
          <w:lang w:eastAsia="en-US"/>
        </w:rPr>
        <w:t xml:space="preserve">NAME OF GRANT: </w:t>
      </w:r>
      <w:r w:rsidRPr="78A50405" w:rsidR="6A903679">
        <w:rPr>
          <w:rStyle w:val="FontStyle13"/>
          <w:sz w:val="20"/>
          <w:szCs w:val="20"/>
          <w:lang w:eastAsia="en-US"/>
        </w:rPr>
        <w:t>SGH Innovation Grant 2025</w:t>
      </w:r>
      <w:r w:rsidRPr="78A50405">
        <w:rPr>
          <w:rStyle w:val="FontStyle13"/>
          <w:sz w:val="20"/>
          <w:szCs w:val="20"/>
          <w:lang w:eastAsia="en-US"/>
        </w:rPr>
        <w:t xml:space="preserve"> (Grant Ref No: )</w:t>
      </w:r>
    </w:p>
    <w:p w:rsidRPr="008405D7" w:rsidR="00B906D8" w:rsidP="00B906D8" w:rsidRDefault="00B906D8" w14:paraId="2045A79C" w14:textId="77777777">
      <w:pPr>
        <w:pStyle w:val="Style8"/>
        <w:widowControl/>
        <w:rPr>
          <w:rStyle w:val="FontStyle13"/>
          <w:b w:val="0"/>
          <w:sz w:val="20"/>
          <w:szCs w:val="20"/>
          <w:lang w:eastAsia="en-US"/>
        </w:rPr>
      </w:pPr>
    </w:p>
    <w:p w:rsidRPr="008405D7" w:rsidR="00B906D8" w:rsidP="00B906D8" w:rsidRDefault="00B906D8" w14:paraId="2B3BCA64" w14:textId="5867D298">
      <w:pPr>
        <w:pStyle w:val="Style8"/>
        <w:widowControl w:val="1"/>
        <w:rPr>
          <w:rStyle w:val="FontStyle13"/>
          <w:b w:val="0"/>
          <w:bCs w:val="0"/>
          <w:sz w:val="20"/>
          <w:szCs w:val="20"/>
          <w:lang w:eastAsia="en-US"/>
        </w:rPr>
      </w:pPr>
      <w:r w:rsidRPr="5887881A" w:rsidR="00B906D8">
        <w:rPr>
          <w:rStyle w:val="FontStyle13"/>
          <w:sz w:val="20"/>
          <w:szCs w:val="20"/>
          <w:lang w:eastAsia="en-US"/>
        </w:rPr>
        <w:t>11.</w:t>
      </w:r>
      <w:r>
        <w:tab/>
      </w:r>
      <w:r w:rsidRPr="5887881A" w:rsidR="00B906D8">
        <w:rPr>
          <w:rStyle w:val="FontStyle13"/>
          <w:sz w:val="20"/>
          <w:szCs w:val="20"/>
          <w:lang w:eastAsia="en-US"/>
        </w:rPr>
        <w:t xml:space="preserve">NAME OF DATA/MATERIALS REGISTRY: </w:t>
      </w:r>
      <w:r w:rsidRPr="5887881A" w:rsidR="00B906D8">
        <w:rPr>
          <w:rStyle w:val="FontStyle13"/>
          <w:sz w:val="20"/>
          <w:szCs w:val="20"/>
          <w:lang w:eastAsia="en-US"/>
        </w:rPr>
        <w:t>[</w:t>
      </w:r>
      <w:commentRangeStart w:id="63"/>
      <w:r w:rsidRPr="5887881A" w:rsidR="6E5B8A59">
        <w:rPr>
          <w:rStyle w:val="FontStyle13"/>
          <w:sz w:val="20"/>
          <w:szCs w:val="20"/>
          <w:lang w:eastAsia="en-US"/>
        </w:rPr>
        <w:t>MRI Prostate from 2019-2025</w:t>
      </w:r>
      <w:commentRangeEnd w:id="63"/>
      <w:r>
        <w:rPr>
          <w:rStyle w:val="CommentReference"/>
        </w:rPr>
        <w:commentReference w:id="63"/>
      </w:r>
      <w:r w:rsidRPr="5887881A" w:rsidR="00B906D8">
        <w:rPr>
          <w:rStyle w:val="FontStyle13"/>
          <w:sz w:val="20"/>
          <w:szCs w:val="20"/>
          <w:lang w:eastAsia="en-US"/>
        </w:rPr>
        <w:t>]</w:t>
      </w:r>
    </w:p>
    <w:p w:rsidRPr="00857124" w:rsidR="0027139E" w:rsidP="00B906D8" w:rsidRDefault="0027139E" w14:paraId="28257333" w14:textId="2FD02A15">
      <w:pPr>
        <w:rPr>
          <w:rStyle w:val="FontStyle13"/>
          <w:sz w:val="20"/>
          <w:szCs w:val="20"/>
          <w:u w:val="single"/>
          <w:lang w:eastAsia="en-US"/>
        </w:rPr>
      </w:pPr>
    </w:p>
    <w:sectPr w:rsidRPr="00857124" w:rsidR="0027139E" w:rsidSect="00ED006F">
      <w:type w:val="continuous"/>
      <w:pgSz w:w="11909" w:h="16834" w:orient="portrait"/>
      <w:pgMar w:top="1135" w:right="1919" w:bottom="720" w:left="1995" w:header="720" w:footer="720" w:gutter="0"/>
      <w:cols w:space="6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L" w:author="SingHealth Legal" w:date="2022-06-24T12:47:00Z" w:id="0">
    <w:p w:rsidRPr="005A0358" w:rsidR="00423971" w:rsidP="00633BBF" w:rsidRDefault="00423971" w14:paraId="036DF5DD" w14:textId="77777777">
      <w:pPr>
        <w:pStyle w:val="CommentText"/>
      </w:pPr>
      <w:r w:rsidRPr="005A0358">
        <w:rPr>
          <w:rStyle w:val="CommentReference"/>
        </w:rPr>
        <w:annotationRef/>
      </w:r>
      <w:r w:rsidRPr="005A0358">
        <w:t>This RCA has language for:</w:t>
      </w:r>
    </w:p>
    <w:p w:rsidRPr="005A0358" w:rsidR="00423971" w:rsidP="00633BBF" w:rsidRDefault="00423971" w14:paraId="2C7DC760" w14:textId="77777777">
      <w:pPr>
        <w:pStyle w:val="CommentText"/>
      </w:pPr>
      <w:r w:rsidRPr="005A0358">
        <w:t>1. AI Projects;</w:t>
      </w:r>
    </w:p>
    <w:p w:rsidRPr="005A0358" w:rsidR="00423971" w:rsidP="00633BBF" w:rsidRDefault="00423971" w14:paraId="7056682B" w14:textId="77777777">
      <w:pPr>
        <w:pStyle w:val="CommentText"/>
      </w:pPr>
      <w:r w:rsidRPr="005A0358">
        <w:t>2. the sharing of Subject Data; and</w:t>
      </w:r>
    </w:p>
    <w:p w:rsidRPr="005A0358" w:rsidR="00423971" w:rsidP="00633BBF" w:rsidRDefault="00423971" w14:paraId="3DE71F99" w14:textId="77777777">
      <w:pPr>
        <w:pStyle w:val="CommentText"/>
      </w:pPr>
      <w:r w:rsidRPr="005A0358">
        <w:t>3. the transfer of Materials.</w:t>
      </w:r>
    </w:p>
    <w:p w:rsidRPr="005A0358" w:rsidR="00423971" w:rsidP="00633BBF" w:rsidRDefault="00423971" w14:paraId="66B412A9" w14:textId="77777777">
      <w:pPr>
        <w:pStyle w:val="CommentText"/>
      </w:pPr>
    </w:p>
    <w:p w:rsidRPr="005A0358" w:rsidR="00423971" w:rsidP="00633BBF" w:rsidRDefault="00423971" w14:paraId="253CD4AF" w14:textId="77777777">
      <w:pPr>
        <w:pStyle w:val="CommentText"/>
      </w:pPr>
      <w:r w:rsidRPr="00087AC5">
        <w:rPr>
          <w:rFonts w:cs="Arial"/>
        </w:rPr>
        <w:t>If any or all of the above are not applicable, please do not remove ref</w:t>
      </w:r>
      <w:r>
        <w:rPr>
          <w:rFonts w:cs="Arial"/>
        </w:rPr>
        <w:t xml:space="preserve">erences as the way this </w:t>
      </w:r>
      <w:r w:rsidRPr="00087AC5">
        <w:rPr>
          <w:rFonts w:cs="Arial"/>
        </w:rPr>
        <w:t xml:space="preserve">Agreement has been drafted is such that inapplicable items are not operative: see </w:t>
      </w:r>
      <w:r w:rsidRPr="005A0358">
        <w:t>Clause 1.2(c).</w:t>
      </w:r>
    </w:p>
    <w:p w:rsidRPr="005A0358" w:rsidR="00423971" w:rsidP="00633BBF" w:rsidRDefault="00423971" w14:paraId="29B7F7A5" w14:textId="77777777">
      <w:pPr>
        <w:pStyle w:val="CommentText"/>
      </w:pPr>
    </w:p>
    <w:p w:rsidR="00423971" w:rsidP="00633BBF" w:rsidRDefault="00423971" w14:paraId="11A44604" w14:textId="77777777">
      <w:pPr>
        <w:pStyle w:val="CommentText"/>
      </w:pPr>
      <w:r>
        <w:t>Any</w:t>
      </w:r>
      <w:r w:rsidRPr="00426AF9">
        <w:t xml:space="preserve"> deletion will require a thorough review to ensure that it has been done properly whereas their retention is of no </w:t>
      </w:r>
      <w:r>
        <w:t xml:space="preserve">consequence </w:t>
      </w:r>
      <w:r w:rsidRPr="00426AF9">
        <w:t xml:space="preserve">to the Parties since they only </w:t>
      </w:r>
      <w:r>
        <w:t>apply, if applicable.</w:t>
      </w:r>
    </w:p>
    <w:p w:rsidR="00423971" w:rsidP="00633BBF" w:rsidRDefault="00423971" w14:paraId="661ECF75" w14:textId="77777777">
      <w:pPr>
        <w:pStyle w:val="CommentText"/>
      </w:pPr>
    </w:p>
    <w:p w:rsidRPr="005A0358" w:rsidR="00423971" w:rsidP="00633BBF" w:rsidRDefault="00423971" w14:paraId="18D463F4" w14:textId="56BA99C3">
      <w:pPr>
        <w:pStyle w:val="CommentText"/>
        <w:rPr>
          <w:highlight w:val="yellow"/>
        </w:rPr>
      </w:pPr>
      <w:r w:rsidRPr="005A0358">
        <w:t xml:space="preserve">However, please ensure that what is applicable is clearly set out in the </w:t>
      </w:r>
      <w:r w:rsidR="00552A18">
        <w:t>Work Plan</w:t>
      </w:r>
      <w:r w:rsidRPr="005A0358">
        <w:t>.</w:t>
      </w:r>
      <w:r>
        <w:t xml:space="preserve"> Thank you.</w:t>
      </w:r>
    </w:p>
  </w:comment>
  <w:comment w:initials="LL" w:author="SingHealth Legal" w:date="2023-01-30T17:36:00Z" w:id="27">
    <w:p w:rsidR="00423971" w:rsidP="00D75755" w:rsidRDefault="00423971" w14:paraId="17727CEA" w14:textId="46A5DF70">
      <w:pPr>
        <w:pStyle w:val="CommentText"/>
      </w:pPr>
      <w:r>
        <w:t>This is required as a</w:t>
      </w:r>
      <w:r>
        <w:rPr>
          <w:rStyle w:val="CommentReference"/>
        </w:rPr>
        <w:annotationRef/>
      </w:r>
      <w:r>
        <w:t xml:space="preserve">ll registrable IP is to be owned in the name of the Institution’s parent company. </w:t>
      </w:r>
    </w:p>
  </w:comment>
  <w:comment w:initials="NS" w:author="Nadya Charlayne Sutanto (SGH)" w:date="2025-07-17T09:48:00Z" w:id="39">
    <w:p w:rsidR="001A0F11" w:rsidP="001A0F11" w:rsidRDefault="00123A66" w14:paraId="152BDE94" w14:textId="77777777">
      <w:pPr>
        <w:pStyle w:val="CommentText"/>
      </w:pPr>
      <w:r>
        <w:rPr>
          <w:rStyle w:val="CommentReference"/>
        </w:rPr>
        <w:annotationRef/>
      </w:r>
      <w:r w:rsidR="001A0F11">
        <w:rPr>
          <w:b/>
          <w:bCs/>
        </w:rPr>
        <w:t>To BIOBOT:</w:t>
      </w:r>
      <w:r w:rsidR="001A0F11">
        <w:t xml:space="preserve"> Please kindly confirm your preferred signing method (wet-ink or e-signing). If e-signing is preferred, we will need to update this to our e-signing clause. In addition, SGH can accept DocuSign if BIOBOT is able to initiate the signing process for both SGH and BIOBOT.</w:t>
      </w:r>
    </w:p>
  </w:comment>
  <w:comment w:initials="LL" w:author="SingHealth Legal" w:date="2022-11-01T00:27:00Z" w:id="42">
    <w:p w:rsidRPr="006F4EA6" w:rsidR="00D66022" w:rsidP="00D66022" w:rsidRDefault="00D66022" w14:paraId="198F8666" w14:textId="77777777">
      <w:pPr>
        <w:pStyle w:val="CommentText"/>
        <w:rPr>
          <w:rFonts w:cs="Arial"/>
        </w:rPr>
      </w:pPr>
      <w:r>
        <w:rPr>
          <w:rStyle w:val="CommentReference"/>
        </w:rPr>
        <w:annotationRef/>
      </w:r>
      <w:r w:rsidRPr="006F4EA6">
        <w:rPr>
          <w:rFonts w:cs="Arial"/>
          <w:highlight w:val="yellow"/>
        </w:rPr>
        <w:t xml:space="preserve">Internal: </w:t>
      </w:r>
      <w:r>
        <w:rPr>
          <w:rFonts w:cs="Arial"/>
          <w:highlight w:val="yellow"/>
        </w:rPr>
        <w:t>It is recommended that there only be one Responsible Party for e</w:t>
      </w:r>
      <w:r w:rsidRPr="006F4EA6">
        <w:rPr>
          <w:rFonts w:cs="Arial"/>
          <w:highlight w:val="yellow"/>
        </w:rPr>
        <w:t>ach Task / Milestone for accountability</w:t>
      </w:r>
      <w:r>
        <w:rPr>
          <w:rFonts w:cs="Arial"/>
          <w:highlight w:val="yellow"/>
        </w:rPr>
        <w:t xml:space="preserve"> purposes e</w:t>
      </w:r>
      <w:r w:rsidRPr="006F4EA6">
        <w:rPr>
          <w:rFonts w:cs="Arial"/>
          <w:highlight w:val="yellow"/>
        </w:rPr>
        <w:t>xcept for</w:t>
      </w:r>
      <w:r>
        <w:rPr>
          <w:rFonts w:cs="Arial"/>
          <w:highlight w:val="yellow"/>
        </w:rPr>
        <w:t xml:space="preserve"> t</w:t>
      </w:r>
      <w:r w:rsidRPr="006F4EA6">
        <w:rPr>
          <w:rFonts w:cs="Arial"/>
          <w:highlight w:val="yellow"/>
        </w:rPr>
        <w:t>asks like</w:t>
      </w:r>
      <w:r>
        <w:rPr>
          <w:rFonts w:cs="Arial"/>
          <w:highlight w:val="yellow"/>
        </w:rPr>
        <w:t xml:space="preserve"> subject r</w:t>
      </w:r>
      <w:r w:rsidRPr="006F4EA6">
        <w:rPr>
          <w:rFonts w:cs="Arial"/>
          <w:highlight w:val="yellow"/>
        </w:rPr>
        <w:t xml:space="preserve">ecruitment, </w:t>
      </w:r>
      <w:r>
        <w:rPr>
          <w:rFonts w:cs="Arial"/>
          <w:highlight w:val="yellow"/>
        </w:rPr>
        <w:t>data analysis, joint publications where multiple parties may be listed as a Responsible Party</w:t>
      </w:r>
      <w:r>
        <w:rPr>
          <w:rFonts w:cs="Arial"/>
        </w:rPr>
        <w:t>.</w:t>
      </w:r>
    </w:p>
  </w:comment>
  <w:comment w:initials="LL" w:author="SingHealth Legal" w:date="2022-11-01T00:38:00Z" w:id="43">
    <w:p w:rsidRPr="007E4FBB" w:rsidR="00D66022" w:rsidP="00D66022" w:rsidRDefault="00D66022" w14:paraId="04C2309A" w14:textId="77777777">
      <w:pPr>
        <w:pStyle w:val="CommentText"/>
        <w:rPr>
          <w:rFonts w:cs="Arial"/>
        </w:rPr>
      </w:pPr>
      <w:r w:rsidRPr="007E4FBB">
        <w:rPr>
          <w:rStyle w:val="CommentReference"/>
          <w:highlight w:val="yellow"/>
        </w:rPr>
        <w:annotationRef/>
      </w:r>
      <w:r w:rsidRPr="007E4FBB">
        <w:rPr>
          <w:rFonts w:cs="Arial"/>
          <w:highlight w:val="yellow"/>
        </w:rPr>
        <w:t xml:space="preserve">Internal: If Joint Publications are needed, please ensure that the correct set of clauses in </w:t>
      </w:r>
      <w:r>
        <w:rPr>
          <w:rFonts w:cs="Arial"/>
          <w:highlight w:val="yellow"/>
        </w:rPr>
        <w:t xml:space="preserve">this </w:t>
      </w:r>
      <w:r w:rsidRPr="008B1D82">
        <w:rPr>
          <w:rFonts w:cs="Arial"/>
          <w:highlight w:val="yellow"/>
        </w:rPr>
        <w:t>A</w:t>
      </w:r>
      <w:r>
        <w:rPr>
          <w:rFonts w:cs="Arial"/>
          <w:highlight w:val="yellow"/>
        </w:rPr>
        <w:t>greement</w:t>
      </w:r>
      <w:r w:rsidRPr="007E4FBB">
        <w:rPr>
          <w:rFonts w:cs="Arial"/>
          <w:highlight w:val="yellow"/>
        </w:rPr>
        <w:t xml:space="preserve"> is used.</w:t>
      </w:r>
    </w:p>
  </w:comment>
  <w:comment w:initials="CC" w:author="Chesed (SGH RIO)" w:date="2024-07-16T10:22:00Z" w:id="55">
    <w:p w:rsidR="00B906D8" w:rsidP="00B906D8" w:rsidRDefault="00B906D8" w14:paraId="1728D7E0" w14:textId="77777777">
      <w:pPr>
        <w:pStyle w:val="CommentText"/>
      </w:pPr>
      <w:r>
        <w:rPr>
          <w:rStyle w:val="CommentReference"/>
        </w:rPr>
        <w:annotationRef/>
      </w:r>
      <w:r w:rsidRPr="00B33762">
        <w:rPr>
          <w:highlight w:val="magenta"/>
        </w:rPr>
        <w:t xml:space="preserve">@SGH PI: </w:t>
      </w:r>
      <w:r w:rsidRPr="002914A1">
        <w:t xml:space="preserve">Is there payment between the Project Parties? </w:t>
      </w:r>
      <w:r>
        <w:t>Kindly select either one of the 3 options below.</w:t>
      </w:r>
    </w:p>
  </w:comment>
  <w:comment w:initials="SGH" w:author="SGH" w:date="2020-05-05T15:45:00Z" w:id="58">
    <w:p w:rsidR="00B906D8" w:rsidP="00B906D8" w:rsidRDefault="00B906D8" w14:paraId="5FEB339B" w14:textId="77777777">
      <w:pPr>
        <w:pStyle w:val="CommentText"/>
      </w:pPr>
      <w:r>
        <w:rPr>
          <w:rStyle w:val="CommentReference"/>
        </w:rPr>
        <w:annotationRef/>
      </w:r>
      <w:r w:rsidRPr="00A74CB2">
        <w:rPr>
          <w:highlight w:val="magenta"/>
        </w:rPr>
        <w:t xml:space="preserve">SGH PI: </w:t>
      </w:r>
      <w:r w:rsidRPr="00AA4124">
        <w:t xml:space="preserve">Please select. </w:t>
      </w:r>
    </w:p>
    <w:p w:rsidR="00B906D8" w:rsidP="00B906D8" w:rsidRDefault="00B906D8" w14:paraId="5D27A230" w14:textId="77777777">
      <w:pPr>
        <w:pStyle w:val="CommentText"/>
      </w:pPr>
    </w:p>
    <w:p w:rsidR="00B906D8" w:rsidP="00B906D8" w:rsidRDefault="00B906D8" w14:paraId="54860652" w14:textId="77777777">
      <w:pPr>
        <w:pStyle w:val="CommentText"/>
      </w:pPr>
      <w:r w:rsidRPr="00AA4124">
        <w:t>If yes, please specify. Examples of BIP are know-how in subject selection</w:t>
      </w:r>
      <w:r w:rsidRPr="004B246F">
        <w:t xml:space="preserve"> and recruitment, Personal Data, Subject Data, data from Materials, patents, other forms of confidential information, etc.</w:t>
      </w:r>
    </w:p>
  </w:comment>
  <w:comment w:initials="LL" w:author="SingHealth Legal" w:date="2022-11-01T02:15:00Z" w:id="59">
    <w:p w:rsidRPr="00C67370" w:rsidR="00B906D8" w:rsidP="00B906D8" w:rsidRDefault="00B906D8" w14:paraId="34AD4D6F" w14:textId="77777777">
      <w:pPr>
        <w:pStyle w:val="CommentText"/>
        <w:rPr>
          <w:rFonts w:cs="Arial"/>
        </w:rPr>
      </w:pPr>
      <w:r w:rsidRPr="00C67370">
        <w:rPr>
          <w:rStyle w:val="CommentReference"/>
          <w:highlight w:val="yellow"/>
        </w:rPr>
        <w:annotationRef/>
      </w:r>
      <w:r w:rsidRPr="007B5CBF">
        <w:rPr>
          <w:rFonts w:cs="Arial"/>
          <w:highlight w:val="magenta"/>
        </w:rPr>
        <w:t xml:space="preserve">SGH PI: </w:t>
      </w:r>
      <w:r w:rsidRPr="007B5CBF">
        <w:rPr>
          <w:rFonts w:cs="Arial"/>
        </w:rPr>
        <w:t>please specify FIP if</w:t>
      </w:r>
      <w:r>
        <w:rPr>
          <w:rFonts w:cs="Arial"/>
        </w:rPr>
        <w:t xml:space="preserve"> Yes/ Possible is selected</w:t>
      </w:r>
    </w:p>
  </w:comment>
  <w:comment w:initials="SGH" w:author="SGH" w:date="2020-05-05T15:45:00Z" w:id="60">
    <w:p w:rsidR="00B906D8" w:rsidP="00B906D8" w:rsidRDefault="00B906D8" w14:paraId="77806666" w14:textId="77777777">
      <w:pPr>
        <w:pStyle w:val="CommentText"/>
      </w:pPr>
      <w:r w:rsidRPr="007B5CBF">
        <w:rPr>
          <w:rStyle w:val="CommentReference"/>
          <w:highlight w:val="magenta"/>
        </w:rPr>
        <w:annotationRef/>
      </w:r>
      <w:r w:rsidRPr="007B5CBF">
        <w:rPr>
          <w:highlight w:val="magenta"/>
        </w:rPr>
        <w:t>Please select.</w:t>
      </w:r>
    </w:p>
  </w:comment>
  <w:comment w:initials="SGH" w:author="SGH" w:date="2020-05-05T15:45:00Z" w:id="61">
    <w:p w:rsidR="00B906D8" w:rsidP="00B906D8" w:rsidRDefault="00B906D8" w14:paraId="13E55769" w14:textId="77777777">
      <w:pPr>
        <w:pStyle w:val="CommentText"/>
      </w:pPr>
      <w:r>
        <w:rPr>
          <w:rStyle w:val="CommentReference"/>
        </w:rPr>
        <w:annotationRef/>
      </w:r>
      <w:r w:rsidRPr="007B5CBF">
        <w:rPr>
          <w:highlight w:val="magenta"/>
        </w:rPr>
        <w:t>Please select.</w:t>
      </w:r>
    </w:p>
  </w:comment>
  <w:comment w:initials="CC" w:author="Chesed (SGH RIO)" w:date="2024-07-16T10:19:00Z" w:id="62">
    <w:p w:rsidR="00B906D8" w:rsidP="00B906D8" w:rsidRDefault="00B906D8" w14:paraId="60571077" w14:textId="77777777">
      <w:pPr>
        <w:pStyle w:val="CommentText"/>
      </w:pPr>
      <w:r>
        <w:rPr>
          <w:rStyle w:val="CommentReference"/>
        </w:rPr>
        <w:annotationRef/>
      </w:r>
      <w:r w:rsidRPr="007B5CBF">
        <w:rPr>
          <w:highlight w:val="magenta"/>
        </w:rPr>
        <w:t>Please select.</w:t>
      </w:r>
    </w:p>
  </w:comment>
  <w:comment w:initials="LL" w:author="SingHealth Legal" w:date="2022-11-03T00:48:00Z" w:id="63">
    <w:p w:rsidRPr="001776AB" w:rsidR="00B906D8" w:rsidP="00B906D8" w:rsidRDefault="00B906D8" w14:paraId="5E188A2F" w14:textId="77777777">
      <w:pPr>
        <w:pStyle w:val="CommentText"/>
        <w:rPr>
          <w:b/>
        </w:rPr>
      </w:pPr>
      <w:r>
        <w:rPr>
          <w:rStyle w:val="CommentReference"/>
        </w:rPr>
        <w:annotationRef/>
      </w:r>
      <w:r w:rsidRPr="007060C9">
        <w:rPr>
          <w:rStyle w:val="FontStyle13"/>
          <w:sz w:val="22"/>
          <w:szCs w:val="22"/>
          <w:highlight w:val="magenta"/>
          <w:lang w:eastAsia="en-US"/>
        </w:rPr>
        <w:t>SGH PI</w:t>
      </w:r>
      <w:r w:rsidRPr="007060C9">
        <w:rPr>
          <w:rStyle w:val="FontStyle13"/>
          <w:sz w:val="22"/>
          <w:szCs w:val="22"/>
          <w:lang w:eastAsia="en-US"/>
        </w:rPr>
        <w:t>: If no Subject Data/Materials from a Data/Materials Registry are to be used, please insert “</w:t>
      </w:r>
      <w:r w:rsidRPr="007060C9">
        <w:rPr>
          <w:rStyle w:val="FontStyle13"/>
          <w:color w:val="FF0000"/>
          <w:sz w:val="22"/>
          <w:szCs w:val="22"/>
          <w:lang w:eastAsia="en-US"/>
        </w:rPr>
        <w:t>Not Applicable</w:t>
      </w:r>
      <w:r w:rsidRPr="007060C9">
        <w:rPr>
          <w:rStyle w:val="FontStyle13"/>
          <w:sz w:val="22"/>
          <w:szCs w:val="22"/>
          <w:lang w:eastAsia="en-US"/>
        </w:rPr>
        <w:t>”.</w:t>
      </w:r>
    </w:p>
  </w:comment>
  <w:comment xmlns:w="http://schemas.openxmlformats.org/wordprocessingml/2006/main" w:initials="TR" w:author="Tran Nguyen Tuan Anh (SingHealth - RADSC)" w:date="2025-09-27T12:38:53" w:id="1986140422">
    <w:p xmlns:w14="http://schemas.microsoft.com/office/word/2010/wordml" xmlns:w="http://schemas.openxmlformats.org/wordprocessingml/2006/main" w:rsidR="79795538" w:rsidRDefault="01F9FD1B" w14:paraId="0F9CE817" w14:textId="7E3DB20D">
      <w:pPr>
        <w:pStyle w:val="CommentText"/>
      </w:pPr>
      <w:r>
        <w:rPr>
          <w:rStyle w:val="CommentReference"/>
        </w:rPr>
        <w:annotationRef/>
      </w:r>
      <w:r>
        <w:fldChar w:fldCharType="begin"/>
      </w:r>
      <w:r>
        <w:instrText xml:space="preserve"> HYPERLINK "mailto:mohammad.sufyan.b.a@singhealth.com.sg"</w:instrText>
      </w:r>
      <w:bookmarkStart w:name="_@_674815AF68654D7683441AB7FCE18FA1Z" w:id="789110805"/>
      <w:r>
        <w:fldChar w:fldCharType="separate"/>
      </w:r>
      <w:bookmarkEnd w:id="789110805"/>
      <w:r w:rsidRPr="009B0F25" w:rsidR="71BA4ABC">
        <w:rPr>
          <w:rStyle w:val="Mention"/>
          <w:noProof/>
        </w:rPr>
        <w:t>@Mohammad Sufyan Bin Amirhamzah (SingHealth - SGH)</w:t>
      </w:r>
      <w:r>
        <w:fldChar w:fldCharType="end"/>
      </w:r>
      <w:r w:rsidRPr="6816D232" w:rsidR="64E7C3FA">
        <w:t xml:space="preserve">  can you help me put a rough figure for market price cost of training (both the preliminary and the future refined model) on CHROMA please?</w:t>
      </w:r>
    </w:p>
  </w:comment>
  <w:comment xmlns:w="http://schemas.openxmlformats.org/wordprocessingml/2006/main" w:initials="TR" w:author="Tran Nguyen Tuan Anh (SingHealth - RADSC)" w:date="2025-09-27T12:53:51" w:id="81504448">
    <w:p xmlns:w14="http://schemas.microsoft.com/office/word/2010/wordml" xmlns:w="http://schemas.openxmlformats.org/wordprocessingml/2006/main" w:rsidR="6E9A0A4E" w:rsidRDefault="7DDC9093" w14:paraId="34781ED7" w14:textId="0B1D6B31">
      <w:pPr>
        <w:pStyle w:val="CommentText"/>
      </w:pPr>
      <w:r>
        <w:rPr>
          <w:rStyle w:val="CommentReference"/>
        </w:rPr>
        <w:annotationRef/>
      </w:r>
      <w:r>
        <w:fldChar w:fldCharType="begin"/>
      </w:r>
      <w:r>
        <w:instrText xml:space="preserve"> HYPERLINK "mailto:mohammad.sufyan.b.a@singhealth.com.sg"</w:instrText>
      </w:r>
      <w:bookmarkStart w:name="_@_392BF771416E4856B1FCC4BF85AC8E0BZ" w:id="1850947158"/>
      <w:r>
        <w:fldChar w:fldCharType="separate"/>
      </w:r>
      <w:bookmarkEnd w:id="1850947158"/>
      <w:r w:rsidRPr="04E92BB6" w:rsidR="33C16EB3">
        <w:rPr>
          <w:rStyle w:val="Mention"/>
          <w:noProof/>
        </w:rPr>
        <w:t>@Mohammad Sufyan Bin Amirhamzah (SingHealth - SGH)</w:t>
      </w:r>
      <w:r>
        <w:fldChar w:fldCharType="end"/>
      </w:r>
      <w:r w:rsidRPr="5FDA55D2" w:rsidR="002BF4D9">
        <w:t xml:space="preserve">  I suggest we simplify the forms to this - as it all pertains to model training. This is the previous input</w:t>
      </w:r>
    </w:p>
    <w:p xmlns:w14="http://schemas.microsoft.com/office/word/2010/wordml" xmlns:w="http://schemas.openxmlformats.org/wordprocessingml/2006/main" w:rsidR="75B64234" w:rsidRDefault="208B914F" w14:paraId="4F5D6166" w14:textId="573D3204">
      <w:pPr>
        <w:pStyle w:val="CommentText"/>
      </w:pPr>
    </w:p>
    <w:p xmlns:w14="http://schemas.microsoft.com/office/word/2010/wordml" xmlns:w="http://schemas.openxmlformats.org/wordprocessingml/2006/main" w:rsidR="5F6EC48C" w:rsidRDefault="4F2ABA96" w14:paraId="56492A40" w14:textId="063A652D">
      <w:pPr>
        <w:pStyle w:val="CommentText"/>
      </w:pPr>
      <w:r w:rsidRPr="2436510E" w:rsidR="525E8A43">
        <w:t xml:space="preserve">a) SGH in-house segmentation model (based on SGH dataset) that can generate a DICOM standard file format </w:t>
      </w:r>
    </w:p>
    <w:p xmlns:w14="http://schemas.microsoft.com/office/word/2010/wordml" xmlns:w="http://schemas.openxmlformats.org/wordprocessingml/2006/main" w:rsidR="777DD869" w:rsidRDefault="4A1B4B23" w14:paraId="09BE099B" w14:textId="3DBE1902">
      <w:pPr>
        <w:pStyle w:val="CommentText"/>
      </w:pPr>
      <w:r w:rsidRPr="1670A89F" w:rsidR="52D7A285">
        <w:t xml:space="preserve">b) Optimise batch inference compute requirements to ensure smooth inference process </w:t>
      </w:r>
    </w:p>
    <w:p xmlns:w14="http://schemas.microsoft.com/office/word/2010/wordml" xmlns:w="http://schemas.openxmlformats.org/wordprocessingml/2006/main" w:rsidR="4064B03E" w:rsidRDefault="4D6F315F" w14:paraId="307AF594" w14:textId="23E8AB5E">
      <w:pPr>
        <w:pStyle w:val="CommentText"/>
      </w:pPr>
      <w:r w:rsidRPr="70BB8975" w:rsidR="1214A4BE">
        <w:t xml:space="preserve">c) Ensure upstream DICOM selected are input images for prostate segmentation model </w:t>
      </w:r>
    </w:p>
  </w:comment>
  <w:comment xmlns:w="http://schemas.openxmlformats.org/wordprocessingml/2006/main" w:initials="TR" w:author="Tran Nguyen Tuan Anh (SingHealth - RADSC)" w:date="2025-09-27T12:59:37" w:id="1676211667">
    <w:p xmlns:w14="http://schemas.microsoft.com/office/word/2010/wordml" xmlns:w="http://schemas.openxmlformats.org/wordprocessingml/2006/main" w:rsidR="063B867A" w:rsidRDefault="38EF5D5B" w14:paraId="3F655B35" w14:textId="7958658F">
      <w:pPr>
        <w:pStyle w:val="CommentText"/>
      </w:pPr>
      <w:r>
        <w:rPr>
          <w:rStyle w:val="CommentReference"/>
        </w:rPr>
        <w:annotationRef/>
      </w:r>
      <w:r w:rsidRPr="17AED2EF" w:rsidR="0236B275">
        <w:t>For Biobot input</w:t>
      </w:r>
    </w:p>
  </w:comment>
  <w:comment xmlns:w="http://schemas.openxmlformats.org/wordprocessingml/2006/main" w:initials="TR" w:author="Tran Nguyen Tuan Anh (SingHealth - RADSC)" w:date="2025-09-29T09:28:09" w:id="1224594207">
    <w:p xmlns:w14="http://schemas.microsoft.com/office/word/2010/wordml" xmlns:w="http://schemas.openxmlformats.org/wordprocessingml/2006/main" w:rsidR="3FA3C32C" w:rsidRDefault="21A2192A" w14:paraId="1633A0B0" w14:textId="7B4247CA">
      <w:pPr>
        <w:pStyle w:val="CommentText"/>
      </w:pPr>
      <w:r>
        <w:rPr>
          <w:rStyle w:val="CommentReference"/>
        </w:rPr>
        <w:annotationRef/>
      </w:r>
      <w:r w:rsidRPr="3E8E4544" w:rsidR="0BCDCF47">
        <w:t>There is no payment between the parties.</w:t>
      </w:r>
    </w:p>
  </w:comment>
</w:comments>
</file>

<file path=word/commentsExtended.xml><?xml version="1.0" encoding="utf-8"?>
<w15:commentsEx xmlns:mc="http://schemas.openxmlformats.org/markup-compatibility/2006" xmlns:w15="http://schemas.microsoft.com/office/word/2012/wordml" mc:Ignorable="w15">
  <w15:commentEx w15:done="0" w15:paraId="18D463F4"/>
  <w15:commentEx w15:done="0" w15:paraId="17727CEA"/>
  <w15:commentEx w15:done="0" w15:paraId="152BDE94"/>
  <w15:commentEx w15:done="0" w15:paraId="198F8666"/>
  <w15:commentEx w15:done="0" w15:paraId="04C2309A"/>
  <w15:commentEx w15:done="0" w15:paraId="1728D7E0"/>
  <w15:commentEx w15:done="0" w15:paraId="54860652"/>
  <w15:commentEx w15:done="0" w15:paraId="34AD4D6F"/>
  <w15:commentEx w15:done="0" w15:paraId="77806666"/>
  <w15:commentEx w15:done="0" w15:paraId="13E55769"/>
  <w15:commentEx w15:done="0" w15:paraId="60571077"/>
  <w15:commentEx w15:done="0" w15:paraId="5E188A2F"/>
  <w15:commentEx w15:done="0" w15:paraId="1633A0B0" w15:paraIdParent="1728D7E0"/>
  <w15:commentEx w15:done="1" w15:paraId="0F9CE817"/>
  <w15:commentEx w15:done="1" w15:paraId="307AF594"/>
  <w15:commentEx w15:done="0" w15:paraId="3F655B3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0F8CB0">
    <w16cex:extLst>
      <w16:ext w16:uri="{CE6994B0-6A32-4C9F-8C6B-6E91EDA988CE}">
        <cr:reactions xmlns:cr="http://schemas.microsoft.com/office/comments/2020/reactions">
          <cr:reaction reactionType="1">
            <cr:reactionInfo dateUtc="2025-07-18T05:02:34Z">
              <cr:user userId="S::derrick.yong@biobotsurgical.com::e49c80c6-e33a-481d-bb2b-0d18741d2659" userProvider="AD" userName="Derrick Yong"/>
            </cr:reactionInfo>
          </cr:reaction>
        </cr:reactions>
      </w16:ext>
    </w16cex:extLst>
  </w16cex:commentExtensible>
  <w16cex:commentExtensible w16cex:durableId="210BE4E2">
    <w16cex:extLst>
      <w16:ext w16:uri="{CE6994B0-6A32-4C9F-8C6B-6E91EDA988CE}">
        <cr:reactions xmlns:cr="http://schemas.microsoft.com/office/comments/2020/reactions">
          <cr:reaction reactionType="1">
            <cr:reactionInfo dateUtc="2025-07-17T08:13:12Z">
              <cr:user userId="S::derrick.yong@biobotsurgical.com::e49c80c6-e33a-481d-bb2b-0d18741d2659" userProvider="AD" userName="Derrick Yong"/>
            </cr:reactionInfo>
          </cr:reaction>
        </cr:reactions>
      </w16:ext>
    </w16cex:extLst>
  </w16cex:commentExtensible>
  <w16cex:commentExtensible w16cex:durableId="783CA8FA" w16cex:dateUtc="2025-07-17T01:48:00Z"/>
  <w16cex:commentExtensible w16cex:durableId="2A40C868" w16cex:dateUtc="2024-07-16T02:22:00Z"/>
  <w16cex:commentExtensible w16cex:durableId="2A40C7CF" w16cex:dateUtc="2024-07-16T02:19:00Z"/>
  <w16cex:commentExtensible w16cex:durableId="0952ED45" w16cex:dateUtc="2025-09-29T01:28:09.183Z"/>
  <w16cex:commentExtensible w16cex:durableId="72ABDAE1" w16cex:dateUtc="2025-09-27T04:38:53.432Z">
    <w16cex:extLst>
      <w16:ext w16:uri="{CE6994B0-6A32-4C9F-8C6B-6E91EDA988CE}">
        <cr:reactions xmlns:cr="http://schemas.microsoft.com/office/comments/2020/reactions">
          <cr:reaction reactionType="1">
            <cr:reactionInfo dateUtc="2025-09-29T06:08:05.522Z">
              <cr:user userId="S::mohammad.sufyan.b.a@singhealth.com.sg::6c38c1d6-1a98-4eb9-aebc-eed252278ede" userProvider="AD" userName="Mohammad Sufyan Bin Amirhamzah (SingHealth - SGH)"/>
            </cr:reactionInfo>
          </cr:reaction>
        </cr:reactions>
      </w16:ext>
    </w16cex:extLst>
  </w16cex:commentExtensible>
  <w16cex:commentExtensible w16cex:durableId="62AECF89" w16cex:dateUtc="2025-09-27T04:53:51.749Z">
    <w16cex:extLst>
      <w16:ext w16:uri="{CE6994B0-6A32-4C9F-8C6B-6E91EDA988CE}">
        <cr:reactions xmlns:cr="http://schemas.microsoft.com/office/comments/2020/reactions">
          <cr:reaction reactionType="1">
            <cr:reactionInfo dateUtc="2025-09-29T06:06:29.068Z">
              <cr:user userId="S::mohammad.sufyan.b.a@singhealth.com.sg::6c38c1d6-1a98-4eb9-aebc-eed252278ede" userProvider="AD" userName="Mohammad Sufyan Bin Amirhamzah (SingHealth - SGH)"/>
            </cr:reactionInfo>
          </cr:reaction>
        </cr:reactions>
      </w16:ext>
    </w16cex:extLst>
  </w16cex:commentExtensible>
  <w16cex:commentExtensible w16cex:durableId="46E3778A" w16cex:dateUtc="2025-09-27T04:59:37.8Z"/>
</w16cex:commentsExtensible>
</file>

<file path=word/commentsIds.xml><?xml version="1.0" encoding="utf-8"?>
<w16cid:commentsIds xmlns:mc="http://schemas.openxmlformats.org/markup-compatibility/2006" xmlns:w16cid="http://schemas.microsoft.com/office/word/2016/wordml/cid" mc:Ignorable="w16cid">
  <w16cid:commentId w16cid:paraId="18D463F4" w16cid:durableId="780F8CB0"/>
  <w16cid:commentId w16cid:paraId="17727CEA" w16cid:durableId="210BE4E2"/>
  <w16cid:commentId w16cid:paraId="152BDE94" w16cid:durableId="783CA8FA"/>
  <w16cid:commentId w16cid:paraId="198F8666" w16cid:durableId="10151B10"/>
  <w16cid:commentId w16cid:paraId="04C2309A" w16cid:durableId="6A6E38FE"/>
  <w16cid:commentId w16cid:paraId="1728D7E0" w16cid:durableId="2A40C868"/>
  <w16cid:commentId w16cid:paraId="54860652" w16cid:durableId="2367622C"/>
  <w16cid:commentId w16cid:paraId="34AD4D6F" w16cid:durableId="32263D81"/>
  <w16cid:commentId w16cid:paraId="77806666" w16cid:durableId="2367622D"/>
  <w16cid:commentId w16cid:paraId="13E55769" w16cid:durableId="2367622E"/>
  <w16cid:commentId w16cid:paraId="60571077" w16cid:durableId="2A40C7CF"/>
  <w16cid:commentId w16cid:paraId="5E188A2F" w16cid:durableId="22C42914"/>
  <w16cid:commentId w16cid:paraId="0F9CE817" w16cid:durableId="72ABDAE1"/>
  <w16cid:commentId w16cid:paraId="307AF594" w16cid:durableId="62AECF89"/>
  <w16cid:commentId w16cid:paraId="3F655B35" w16cid:durableId="46E3778A"/>
  <w16cid:commentId w16cid:paraId="1633A0B0" w16cid:durableId="0952ED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7AF1" w:rsidRDefault="009D7AF1" w14:paraId="2D32E5A5" w14:textId="77777777">
      <w:r>
        <w:separator/>
      </w:r>
    </w:p>
  </w:endnote>
  <w:endnote w:type="continuationSeparator" w:id="0">
    <w:p w:rsidR="009D7AF1" w:rsidRDefault="009D7AF1" w14:paraId="732EE66B" w14:textId="77777777">
      <w:r>
        <w:continuationSeparator/>
      </w:r>
    </w:p>
  </w:endnote>
  <w:endnote w:type="continuationNotice" w:id="1">
    <w:p w:rsidR="009D7AF1" w:rsidRDefault="009D7AF1" w14:paraId="697C34B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139E" w:rsidR="00423971" w:rsidP="00D55459" w:rsidRDefault="00423971" w14:paraId="134C45AB" w14:textId="572D73C1">
    <w:pPr>
      <w:pStyle w:val="Style1"/>
      <w:framePr w:h="202" w:hSpace="38" w:wrap="auto" w:hAnchor="page" w:vAnchor="text" w:x="9575" w:y="-76" w:hRule="exact"/>
      <w:widowControl/>
      <w:jc w:val="right"/>
      <w:rPr>
        <w:rStyle w:val="FontStyle15"/>
      </w:rPr>
    </w:pPr>
    <w:r w:rsidRPr="0027139E">
      <w:rPr>
        <w:rStyle w:val="FontStyle15"/>
      </w:rPr>
      <w:t xml:space="preserve">Page </w:t>
    </w:r>
    <w:r w:rsidRPr="0027139E">
      <w:rPr>
        <w:rStyle w:val="FontStyle15"/>
      </w:rPr>
      <w:fldChar w:fldCharType="begin"/>
    </w:r>
    <w:r w:rsidRPr="00EE167F">
      <w:rPr>
        <w:rStyle w:val="FontStyle15"/>
        <w:sz w:val="16"/>
        <w:szCs w:val="16"/>
        <w:lang w:eastAsia="en-US"/>
      </w:rPr>
      <w:instrText>PAGE</w:instrText>
    </w:r>
    <w:r w:rsidRPr="0027139E">
      <w:rPr>
        <w:rStyle w:val="FontStyle15"/>
      </w:rPr>
      <w:fldChar w:fldCharType="separate"/>
    </w:r>
    <w:r w:rsidR="009F595E">
      <w:rPr>
        <w:rStyle w:val="FontStyle15"/>
        <w:noProof/>
        <w:sz w:val="16"/>
        <w:szCs w:val="16"/>
        <w:lang w:eastAsia="en-US"/>
      </w:rPr>
      <w:t>9</w:t>
    </w:r>
    <w:r w:rsidRPr="0027139E">
      <w:rPr>
        <w:rStyle w:val="FontStyle15"/>
      </w:rPr>
      <w:fldChar w:fldCharType="end"/>
    </w:r>
    <w:r w:rsidRPr="0027139E">
      <w:rPr>
        <w:rStyle w:val="FontStyle15"/>
      </w:rPr>
      <w:t xml:space="preserve"> of </w:t>
    </w:r>
    <w:r w:rsidRPr="0027139E">
      <w:rPr>
        <w:rStyle w:val="PageNumber"/>
        <w:sz w:val="14"/>
      </w:rPr>
      <w:fldChar w:fldCharType="begin"/>
    </w:r>
    <w:r w:rsidRPr="00EE167F">
      <w:rPr>
        <w:rStyle w:val="PageNumber"/>
        <w:rFonts w:cs="Arial"/>
        <w:sz w:val="16"/>
        <w:szCs w:val="16"/>
      </w:rPr>
      <w:instrText xml:space="preserve"> NUMPAGES </w:instrText>
    </w:r>
    <w:r w:rsidRPr="0027139E">
      <w:rPr>
        <w:rStyle w:val="PageNumber"/>
        <w:sz w:val="14"/>
      </w:rPr>
      <w:fldChar w:fldCharType="separate"/>
    </w:r>
    <w:r w:rsidR="009F595E">
      <w:rPr>
        <w:rStyle w:val="PageNumber"/>
        <w:rFonts w:cs="Arial"/>
        <w:noProof/>
        <w:sz w:val="16"/>
        <w:szCs w:val="16"/>
      </w:rPr>
      <w:t>26</w:t>
    </w:r>
    <w:r w:rsidRPr="0027139E">
      <w:rPr>
        <w:rStyle w:val="PageNumber"/>
        <w:sz w:val="14"/>
      </w:rPr>
      <w:fldChar w:fldCharType="end"/>
    </w:r>
  </w:p>
  <w:p w:rsidRPr="0027139E" w:rsidR="00423971" w:rsidP="00ED006F" w:rsidRDefault="0011169A" w14:paraId="701959E1" w14:textId="50D0E211">
    <w:pPr>
      <w:pStyle w:val="Style1"/>
      <w:widowControl/>
      <w:jc w:val="both"/>
      <w:rPr>
        <w:rStyle w:val="FontStyle15"/>
      </w:rPr>
    </w:pPr>
    <w:r>
      <w:rPr>
        <w:rStyle w:val="FontStyle15"/>
      </w:rPr>
      <w:t>SGH Ref: RA202</w:t>
    </w:r>
    <w:ins w:author="SGH RIO" w:date="2025-09-16T17:58:00Z" w:id="40">
      <w:r w:rsidR="00D66022">
        <w:rPr>
          <w:rStyle w:val="FontStyle15"/>
        </w:rPr>
        <w:t>5</w:t>
      </w:r>
    </w:ins>
    <w:r>
      <w:rPr>
        <w:rStyle w:val="FontStyle15"/>
      </w:rPr>
      <w:t>-06</w:t>
    </w:r>
    <w:ins w:author="SGH RIO" w:date="2025-09-16T17:58:00Z" w:id="41">
      <w:r w:rsidR="00D66022">
        <w:rPr>
          <w:rStyle w:val="FontStyle15"/>
        </w:rPr>
        <w:t>4</w:t>
      </w:r>
    </w:ins>
  </w:p>
  <w:p w:rsidRPr="0027139E" w:rsidR="00423971" w:rsidRDefault="00423971" w14:paraId="179A05C0" w14:textId="77777777">
    <w:pPr>
      <w:pStyle w:val="Style1"/>
      <w:widowControl/>
      <w:spacing w:before="19"/>
      <w:jc w:val="both"/>
      <w:rPr>
        <w:rStyle w:val="FontStyle1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139E" w:rsidR="00423971" w:rsidP="0027139E" w:rsidRDefault="00423971" w14:paraId="48A71415" w14:textId="1951A1DF">
    <w:pPr>
      <w:pStyle w:val="Style1"/>
      <w:framePr w:h="202" w:hSpace="38" w:wrap="auto" w:hAnchor="page" w:vAnchor="text" w:x="9693" w:y="-15" w:hRule="exact"/>
      <w:widowControl/>
      <w:jc w:val="right"/>
      <w:rPr>
        <w:rStyle w:val="FontStyle15"/>
      </w:rPr>
    </w:pPr>
    <w:r w:rsidRPr="0027139E">
      <w:rPr>
        <w:rStyle w:val="FontStyle15"/>
      </w:rPr>
      <w:t xml:space="preserve">Page </w:t>
    </w:r>
    <w:r w:rsidRPr="0027139E">
      <w:rPr>
        <w:rStyle w:val="FontStyle15"/>
      </w:rPr>
      <w:fldChar w:fldCharType="begin"/>
    </w:r>
    <w:r w:rsidRPr="00642A09">
      <w:rPr>
        <w:rStyle w:val="FontStyle15"/>
        <w:sz w:val="16"/>
        <w:szCs w:val="16"/>
        <w:lang w:eastAsia="en-US"/>
      </w:rPr>
      <w:instrText>PAGE</w:instrText>
    </w:r>
    <w:r w:rsidRPr="0027139E">
      <w:rPr>
        <w:rStyle w:val="FontStyle15"/>
      </w:rPr>
      <w:fldChar w:fldCharType="separate"/>
    </w:r>
    <w:r w:rsidR="009F595E">
      <w:rPr>
        <w:rStyle w:val="FontStyle15"/>
        <w:noProof/>
        <w:sz w:val="16"/>
        <w:szCs w:val="16"/>
        <w:lang w:eastAsia="en-US"/>
      </w:rPr>
      <w:t>21</w:t>
    </w:r>
    <w:r w:rsidRPr="0027139E">
      <w:rPr>
        <w:rStyle w:val="FontStyle15"/>
      </w:rPr>
      <w:fldChar w:fldCharType="end"/>
    </w:r>
    <w:r w:rsidRPr="0027139E">
      <w:rPr>
        <w:rStyle w:val="FontStyle15"/>
      </w:rPr>
      <w:t xml:space="preserve"> of </w:t>
    </w:r>
    <w:r w:rsidRPr="0027139E">
      <w:rPr>
        <w:rStyle w:val="PageNumber"/>
        <w:sz w:val="14"/>
      </w:rPr>
      <w:fldChar w:fldCharType="begin"/>
    </w:r>
    <w:r w:rsidRPr="00642A09">
      <w:rPr>
        <w:rStyle w:val="PageNumber"/>
        <w:rFonts w:cs="Arial"/>
        <w:sz w:val="16"/>
        <w:szCs w:val="16"/>
      </w:rPr>
      <w:instrText xml:space="preserve"> NUMPAGES </w:instrText>
    </w:r>
    <w:r w:rsidRPr="0027139E">
      <w:rPr>
        <w:rStyle w:val="PageNumber"/>
        <w:sz w:val="14"/>
      </w:rPr>
      <w:fldChar w:fldCharType="separate"/>
    </w:r>
    <w:r w:rsidR="009F595E">
      <w:rPr>
        <w:rStyle w:val="PageNumber"/>
        <w:rFonts w:cs="Arial"/>
        <w:noProof/>
        <w:sz w:val="16"/>
        <w:szCs w:val="16"/>
      </w:rPr>
      <w:t>26</w:t>
    </w:r>
    <w:r w:rsidRPr="0027139E">
      <w:rPr>
        <w:rStyle w:val="PageNumber"/>
        <w:sz w:val="14"/>
      </w:rPr>
      <w:fldChar w:fldCharType="end"/>
    </w:r>
  </w:p>
  <w:p w:rsidRPr="0027139E" w:rsidR="00423971" w:rsidP="00ED006F" w:rsidRDefault="00DE4EF6" w14:paraId="4CBA4A10" w14:textId="41A519AA">
    <w:pPr>
      <w:pStyle w:val="Style1"/>
      <w:widowControl/>
      <w:jc w:val="both"/>
      <w:rPr>
        <w:rStyle w:val="FontStyle15"/>
      </w:rPr>
    </w:pPr>
    <w:r>
      <w:rPr>
        <w:rStyle w:val="FontStyle15"/>
        <w:lang w:eastAsia="en-US"/>
      </w:rPr>
      <w:t>SGH Ref: RA202</w:t>
    </w:r>
    <w:r w:rsidR="00D66022">
      <w:rPr>
        <w:rStyle w:val="FontStyle15"/>
        <w:lang w:eastAsia="en-US"/>
      </w:rPr>
      <w:t>5</w:t>
    </w:r>
    <w:r>
      <w:rPr>
        <w:rStyle w:val="FontStyle15"/>
        <w:lang w:eastAsia="en-US"/>
      </w:rPr>
      <w:t>-06</w:t>
    </w:r>
    <w:r w:rsidR="00D66022">
      <w:rPr>
        <w:rStyle w:val="FontStyle15"/>
        <w:lang w:eastAsia="en-US"/>
      </w:rPr>
      <w:t>4</w:t>
    </w:r>
    <w:r w:rsidRPr="00642A09" w:rsidR="00423971">
      <w:rPr>
        <w:rStyle w:val="FontStyle15"/>
        <w:sz w:val="16"/>
        <w:szCs w:val="16"/>
        <w:lang w:eastAsia="en-US"/>
      </w:rPr>
      <w:t xml:space="preserve"> </w:t>
    </w:r>
  </w:p>
  <w:p w:rsidRPr="0027139E" w:rsidR="00423971" w:rsidRDefault="00423971" w14:paraId="21B818E3" w14:textId="77777777">
    <w:pPr>
      <w:pStyle w:val="Style1"/>
      <w:widowControl/>
      <w:spacing w:before="19"/>
      <w:jc w:val="both"/>
      <w:rPr>
        <w:rStyle w:val="FontStyle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7AF1" w:rsidRDefault="009D7AF1" w14:paraId="3C7ECDE9" w14:textId="77777777">
      <w:r>
        <w:separator/>
      </w:r>
    </w:p>
  </w:footnote>
  <w:footnote w:type="continuationSeparator" w:id="0">
    <w:p w:rsidR="009D7AF1" w:rsidRDefault="009D7AF1" w14:paraId="20742700" w14:textId="77777777">
      <w:r>
        <w:continuationSeparator/>
      </w:r>
    </w:p>
  </w:footnote>
  <w:footnote w:type="continuationNotice" w:id="1">
    <w:p w:rsidR="009D7AF1" w:rsidRDefault="009D7AF1" w14:paraId="2828EA8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23971" w:rsidP="0011169A" w:rsidRDefault="0011169A" w14:paraId="5B1F3104" w14:textId="539A3AF7">
    <w:pPr>
      <w:widowControl/>
      <w:jc w:val="center"/>
    </w:pPr>
    <w:r>
      <w:rPr>
        <w:noProof/>
      </w:rPr>
      <mc:AlternateContent>
        <mc:Choice Requires="wps">
          <w:drawing>
            <wp:inline distT="0" distB="0" distL="0" distR="0" wp14:anchorId="5ED507B2" wp14:editId="2D951C12">
              <wp:extent cx="1737360" cy="261258"/>
              <wp:effectExtent l="0" t="0" r="15240" b="24765"/>
              <wp:docPr id="4" name="Text Box 4"/>
              <wp:cNvGraphicFramePr/>
              <a:graphic xmlns:a="http://schemas.openxmlformats.org/drawingml/2006/main">
                <a:graphicData uri="http://schemas.microsoft.com/office/word/2010/wordprocessingShape">
                  <wps:wsp>
                    <wps:cNvSpPr txBox="1"/>
                    <wps:spPr>
                      <a:xfrm>
                        <a:off x="0" y="0"/>
                        <a:ext cx="1737360" cy="261258"/>
                      </a:xfrm>
                      <a:prstGeom prst="rect">
                        <a:avLst/>
                      </a:prstGeom>
                      <a:solidFill>
                        <a:schemeClr val="lt1"/>
                      </a:solidFill>
                      <a:ln w="19050">
                        <a:solidFill>
                          <a:prstClr val="black"/>
                        </a:solidFill>
                      </a:ln>
                    </wps:spPr>
                    <wps:txbx>
                      <w:txbxContent>
                        <w:p w:rsidRPr="00FA7F4F" w:rsidR="0011169A" w:rsidP="0011169A" w:rsidRDefault="0011169A" w14:paraId="2FC1122E" w14:textId="77777777">
                          <w:pPr>
                            <w:jc w:val="center"/>
                            <w:rPr>
                              <w:rFonts w:cs="Arial"/>
                              <w:sz w:val="18"/>
                              <w:szCs w:val="18"/>
                            </w:rPr>
                          </w:pPr>
                          <w:r w:rsidRPr="00FA7F4F">
                            <w:rPr>
                              <w:rFonts w:cs="Arial"/>
                              <w:sz w:val="18"/>
                              <w:szCs w:val="18"/>
                            </w:rPr>
                            <w:t>Restricted, Sensitive (Normal)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4CD3E1BB">
            <v:shapetype id="_x0000_t202" coordsize="21600,21600" o:spt="202" path="m,l,21600r21600,l21600,xe" w14:anchorId="5ED507B2">
              <v:stroke joinstyle="miter"/>
              <v:path gradientshapeok="t" o:connecttype="rect"/>
            </v:shapetype>
            <v:shape id="Text Box 4" style="width:136.8pt;height:20.5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strokeweight="1.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">
              <v:textbox>
                <w:txbxContent>
                  <w:p w:rsidRPr="00FA7F4F" w:rsidR="0011169A" w:rsidP="0011169A" w:rsidRDefault="0011169A" w14:paraId="11B63F17" w14:textId="77777777">
                    <w:pPr>
                      <w:jc w:val="center"/>
                      <w:rPr>
                        <w:rFonts w:cs="Arial"/>
                        <w:sz w:val="18"/>
                        <w:szCs w:val="18"/>
                      </w:rPr>
                    </w:pPr>
                    <w:r w:rsidRPr="00FA7F4F">
                      <w:rPr>
                        <w:rFonts w:cs="Arial"/>
                        <w:sz w:val="18"/>
                        <w:szCs w:val="18"/>
                      </w:rPr>
                      <w:t>Restricted, Sensitive (Normal)</w:t>
                    </w:r>
                  </w:p>
                </w:txbxContent>
              </v:textbox>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3971" w:rsidRDefault="00423971" w14:paraId="56A47DD2" w14:textId="77777777">
    <w:pPr>
      <w:widowContro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51007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multilevel"/>
    <w:tmpl w:val="80E66FDA"/>
    <w:lvl w:ilvl="0">
      <w:start w:val="1"/>
      <w:numFmt w:val="decimal"/>
      <w:pStyle w:val="Leg2Lev1"/>
      <w:lvlText w:val="%1.0"/>
      <w:lvlJc w:val="left"/>
      <w:pPr>
        <w:keepNext/>
        <w:keepLines/>
        <w:tabs>
          <w:tab w:val="num" w:pos="1440"/>
        </w:tabs>
      </w:pPr>
      <w:rPr>
        <w:rFonts w:ascii="Arial" w:hAnsi="Arial"/>
        <w:b/>
        <w:sz w:val="22"/>
      </w:rPr>
    </w:lvl>
    <w:lvl w:ilvl="1">
      <w:start w:val="1"/>
      <w:numFmt w:val="decimal"/>
      <w:pStyle w:val="Leg2Lev2"/>
      <w:lvlText w:val="%1.%2"/>
      <w:lvlJc w:val="left"/>
      <w:pPr>
        <w:keepNext/>
        <w:keepLines/>
        <w:tabs>
          <w:tab w:val="num" w:pos="1440"/>
        </w:tabs>
      </w:pPr>
    </w:lvl>
    <w:lvl w:ilvl="2">
      <w:start w:val="1"/>
      <w:numFmt w:val="lowerLetter"/>
      <w:pStyle w:val="Leg2Lev3"/>
      <w:lvlText w:val="(%3)"/>
      <w:lvlJc w:val="left"/>
      <w:pPr>
        <w:tabs>
          <w:tab w:val="num" w:pos="1440"/>
        </w:tabs>
        <w:ind w:left="1440" w:hanging="720"/>
      </w:pPr>
      <w:rPr>
        <w:b w:val="0"/>
        <w:sz w:val="20"/>
      </w:rPr>
    </w:lvl>
    <w:lvl w:ilvl="3">
      <w:start w:val="1"/>
      <w:numFmt w:val="lowerRoman"/>
      <w:pStyle w:val="Leg2Lev4"/>
      <w:lvlText w:val="(%4)"/>
      <w:lvlJc w:val="left"/>
      <w:pPr>
        <w:tabs>
          <w:tab w:val="num" w:pos="2160"/>
        </w:tabs>
        <w:ind w:left="2160" w:hanging="720"/>
      </w:pPr>
    </w:lvl>
    <w:lvl w:ilvl="4">
      <w:start w:val="1"/>
      <w:numFmt w:val="upperLetter"/>
      <w:lvlText w:val="%5"/>
      <w:lvlJc w:val="left"/>
    </w:lvl>
    <w:lvl w:ilvl="5">
      <w:start w:val="1"/>
      <w:numFmt w:val="decimal"/>
      <w:lvlText w:val="%6"/>
      <w:lvlJc w:val="left"/>
    </w:lvl>
    <w:lvl w:ilvl="6">
      <w:start w:val="1"/>
      <w:numFmt w:val="lowerLetter"/>
      <w:lvlText w:val="%7"/>
      <w:lvlJc w:val="left"/>
    </w:lvl>
    <w:lvl w:ilvl="7">
      <w:start w:val="1"/>
      <w:numFmt w:val="lowerRoman"/>
      <w:lvlText w:val="%8"/>
      <w:lvlJc w:val="left"/>
    </w:lvl>
    <w:lvl w:ilvl="8">
      <w:numFmt w:val="decimal"/>
      <w:lvlText w:val=""/>
      <w:lvlJc w:val="left"/>
    </w:lvl>
  </w:abstractNum>
  <w:abstractNum w:abstractNumId="1" w15:restartNumberingAfterBreak="0">
    <w:nsid w:val="0000000A"/>
    <w:multiLevelType w:val="hybridMultilevel"/>
    <w:tmpl w:val="455A11E0"/>
    <w:lvl w:ilvl="0" w:tplc="7DFCC41E">
      <w:start w:val="1"/>
      <w:numFmt w:val="lowerRoman"/>
      <w:lvlText w:val="(%1)"/>
      <w:lvlJc w:val="left"/>
      <w:pPr>
        <w:widowControl w:val="0"/>
        <w:autoSpaceDE w:val="0"/>
        <w:autoSpaceDN w:val="0"/>
        <w:adjustRightInd w:val="0"/>
        <w:ind w:left="1188" w:hanging="360"/>
      </w:pPr>
      <w:rPr>
        <w:rFonts w:hint="default" w:ascii="Arial" w:hAnsi="Arial" w:cs="Arial"/>
        <w:sz w:val="20"/>
        <w:szCs w:val="20"/>
      </w:rPr>
    </w:lvl>
    <w:lvl w:ilvl="1" w:tplc="FFFFFFFF">
      <w:start w:val="1"/>
      <w:numFmt w:val="lowerLetter"/>
      <w:lvlText w:val="%2."/>
      <w:lvlJc w:val="left"/>
      <w:pPr>
        <w:widowControl w:val="0"/>
        <w:autoSpaceDE w:val="0"/>
        <w:autoSpaceDN w:val="0"/>
        <w:adjustRightInd w:val="0"/>
        <w:ind w:left="1908" w:hanging="360"/>
      </w:pPr>
      <w:rPr>
        <w:rFonts w:ascii="Times New Roman" w:hAnsi="Times New Roman" w:cs="Times New Roman"/>
        <w:sz w:val="24"/>
        <w:szCs w:val="24"/>
      </w:rPr>
    </w:lvl>
    <w:lvl w:ilvl="2" w:tplc="FFFFFFFF">
      <w:start w:val="1"/>
      <w:numFmt w:val="lowerRoman"/>
      <w:lvlText w:val="%3."/>
      <w:lvlJc w:val="right"/>
      <w:pPr>
        <w:widowControl w:val="0"/>
        <w:autoSpaceDE w:val="0"/>
        <w:autoSpaceDN w:val="0"/>
        <w:adjustRightInd w:val="0"/>
        <w:ind w:left="2628" w:hanging="180"/>
      </w:pPr>
      <w:rPr>
        <w:rFonts w:ascii="Times New Roman" w:hAnsi="Times New Roman" w:cs="Times New Roman"/>
        <w:sz w:val="24"/>
        <w:szCs w:val="24"/>
      </w:rPr>
    </w:lvl>
    <w:lvl w:ilvl="3" w:tplc="FFFFFFFF">
      <w:start w:val="1"/>
      <w:numFmt w:val="decimal"/>
      <w:lvlText w:val="%4."/>
      <w:lvlJc w:val="left"/>
      <w:pPr>
        <w:widowControl w:val="0"/>
        <w:autoSpaceDE w:val="0"/>
        <w:autoSpaceDN w:val="0"/>
        <w:adjustRightInd w:val="0"/>
        <w:ind w:left="3348" w:hanging="360"/>
      </w:pPr>
      <w:rPr>
        <w:rFonts w:ascii="Times New Roman" w:hAnsi="Times New Roman" w:cs="Times New Roman"/>
        <w:sz w:val="24"/>
        <w:szCs w:val="24"/>
      </w:rPr>
    </w:lvl>
    <w:lvl w:ilvl="4" w:tplc="FFFFFFFF">
      <w:start w:val="1"/>
      <w:numFmt w:val="lowerLetter"/>
      <w:lvlText w:val="%5."/>
      <w:lvlJc w:val="left"/>
      <w:pPr>
        <w:widowControl w:val="0"/>
        <w:autoSpaceDE w:val="0"/>
        <w:autoSpaceDN w:val="0"/>
        <w:adjustRightInd w:val="0"/>
        <w:ind w:left="4068" w:hanging="360"/>
      </w:pPr>
      <w:rPr>
        <w:rFonts w:ascii="Times New Roman" w:hAnsi="Times New Roman" w:cs="Times New Roman"/>
        <w:sz w:val="24"/>
        <w:szCs w:val="24"/>
      </w:rPr>
    </w:lvl>
    <w:lvl w:ilvl="5" w:tplc="FFFFFFFF">
      <w:start w:val="1"/>
      <w:numFmt w:val="lowerRoman"/>
      <w:lvlText w:val="%6."/>
      <w:lvlJc w:val="right"/>
      <w:pPr>
        <w:widowControl w:val="0"/>
        <w:autoSpaceDE w:val="0"/>
        <w:autoSpaceDN w:val="0"/>
        <w:adjustRightInd w:val="0"/>
        <w:ind w:left="4788" w:hanging="180"/>
      </w:pPr>
      <w:rPr>
        <w:rFonts w:ascii="Times New Roman" w:hAnsi="Times New Roman" w:cs="Times New Roman"/>
        <w:sz w:val="24"/>
        <w:szCs w:val="24"/>
      </w:rPr>
    </w:lvl>
    <w:lvl w:ilvl="6" w:tplc="FFFFFFFF">
      <w:start w:val="1"/>
      <w:numFmt w:val="decimal"/>
      <w:lvlText w:val="%7."/>
      <w:lvlJc w:val="left"/>
      <w:pPr>
        <w:widowControl w:val="0"/>
        <w:autoSpaceDE w:val="0"/>
        <w:autoSpaceDN w:val="0"/>
        <w:adjustRightInd w:val="0"/>
        <w:ind w:left="5508" w:hanging="360"/>
      </w:pPr>
      <w:rPr>
        <w:rFonts w:ascii="Times New Roman" w:hAnsi="Times New Roman" w:cs="Times New Roman"/>
        <w:sz w:val="24"/>
        <w:szCs w:val="24"/>
      </w:rPr>
    </w:lvl>
    <w:lvl w:ilvl="7" w:tplc="FFFFFFFF">
      <w:start w:val="1"/>
      <w:numFmt w:val="lowerLetter"/>
      <w:lvlText w:val="%8."/>
      <w:lvlJc w:val="left"/>
      <w:pPr>
        <w:widowControl w:val="0"/>
        <w:autoSpaceDE w:val="0"/>
        <w:autoSpaceDN w:val="0"/>
        <w:adjustRightInd w:val="0"/>
        <w:ind w:left="6228" w:hanging="360"/>
      </w:pPr>
      <w:rPr>
        <w:rFonts w:ascii="Times New Roman" w:hAnsi="Times New Roman" w:cs="Times New Roman"/>
        <w:sz w:val="24"/>
        <w:szCs w:val="24"/>
      </w:rPr>
    </w:lvl>
    <w:lvl w:ilvl="8" w:tplc="FFFFFFFF">
      <w:start w:val="1"/>
      <w:numFmt w:val="lowerRoman"/>
      <w:lvlText w:val="%9."/>
      <w:lvlJc w:val="right"/>
      <w:pPr>
        <w:widowControl w:val="0"/>
        <w:autoSpaceDE w:val="0"/>
        <w:autoSpaceDN w:val="0"/>
        <w:adjustRightInd w:val="0"/>
        <w:ind w:left="6948" w:hanging="180"/>
      </w:pPr>
      <w:rPr>
        <w:rFonts w:ascii="Times New Roman" w:hAnsi="Times New Roman" w:cs="Times New Roman"/>
        <w:sz w:val="24"/>
        <w:szCs w:val="24"/>
      </w:rPr>
    </w:lvl>
  </w:abstractNum>
  <w:abstractNum w:abstractNumId="2" w15:restartNumberingAfterBreak="0">
    <w:nsid w:val="01E258A7"/>
    <w:multiLevelType w:val="hybridMultilevel"/>
    <w:tmpl w:val="88E89310"/>
    <w:lvl w:ilvl="0" w:tplc="455AFE6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F7C32"/>
    <w:multiLevelType w:val="hybridMultilevel"/>
    <w:tmpl w:val="911E947A"/>
    <w:lvl w:ilvl="0" w:tplc="A1B88456">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B0F7F"/>
    <w:multiLevelType w:val="hybridMultilevel"/>
    <w:tmpl w:val="49A842E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062D1A74"/>
    <w:multiLevelType w:val="singleLevel"/>
    <w:tmpl w:val="364C8C7A"/>
    <w:lvl w:ilvl="0">
      <w:start w:val="1"/>
      <w:numFmt w:val="upperLetter"/>
      <w:lvlText w:val="(%1)"/>
      <w:legacy w:legacy="1" w:legacySpace="0" w:legacyIndent="677"/>
      <w:lvlJc w:val="left"/>
      <w:rPr>
        <w:rFonts w:hint="default" w:ascii="Arial" w:hAnsi="Arial" w:cs="Arial"/>
      </w:rPr>
    </w:lvl>
  </w:abstractNum>
  <w:abstractNum w:abstractNumId="6" w15:restartNumberingAfterBreak="0">
    <w:nsid w:val="077D066A"/>
    <w:multiLevelType w:val="hybridMultilevel"/>
    <w:tmpl w:val="6602D2F6"/>
    <w:lvl w:ilvl="0" w:tplc="166206C2">
      <w:start w:val="1"/>
      <w:numFmt w:val="lowerLetter"/>
      <w:lvlText w:val="(%1)"/>
      <w:lvlJc w:val="left"/>
      <w:pPr>
        <w:ind w:left="1080" w:hanging="360"/>
      </w:pPr>
      <w:rPr>
        <w:rFonts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8C47627"/>
    <w:multiLevelType w:val="hybridMultilevel"/>
    <w:tmpl w:val="C02876E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8C19EC"/>
    <w:multiLevelType w:val="hybridMultilevel"/>
    <w:tmpl w:val="65026E0A"/>
    <w:lvl w:ilvl="0" w:tplc="48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630CFC4"/>
    <w:multiLevelType w:val="hybridMultilevel"/>
    <w:tmpl w:val="FFFFFFFF"/>
    <w:lvl w:ilvl="0" w:tplc="52528CB4">
      <w:start w:val="1"/>
      <w:numFmt w:val="lowerLetter"/>
      <w:lvlText w:val="(%1)"/>
      <w:lvlJc w:val="left"/>
      <w:pPr>
        <w:ind w:left="1080" w:hanging="360"/>
      </w:pPr>
    </w:lvl>
    <w:lvl w:ilvl="1" w:tplc="659ECDEA">
      <w:start w:val="1"/>
      <w:numFmt w:val="lowerLetter"/>
      <w:lvlText w:val="%2."/>
      <w:lvlJc w:val="left"/>
      <w:pPr>
        <w:ind w:left="1800" w:hanging="360"/>
      </w:pPr>
    </w:lvl>
    <w:lvl w:ilvl="2" w:tplc="1F2E9814">
      <w:start w:val="1"/>
      <w:numFmt w:val="lowerRoman"/>
      <w:lvlText w:val="%3."/>
      <w:lvlJc w:val="right"/>
      <w:pPr>
        <w:ind w:left="2520" w:hanging="180"/>
      </w:pPr>
    </w:lvl>
    <w:lvl w:ilvl="3" w:tplc="D9ECBB20">
      <w:start w:val="1"/>
      <w:numFmt w:val="decimal"/>
      <w:lvlText w:val="%4."/>
      <w:lvlJc w:val="left"/>
      <w:pPr>
        <w:ind w:left="3240" w:hanging="360"/>
      </w:pPr>
    </w:lvl>
    <w:lvl w:ilvl="4" w:tplc="68260792">
      <w:start w:val="1"/>
      <w:numFmt w:val="lowerLetter"/>
      <w:lvlText w:val="%5."/>
      <w:lvlJc w:val="left"/>
      <w:pPr>
        <w:ind w:left="3960" w:hanging="360"/>
      </w:pPr>
    </w:lvl>
    <w:lvl w:ilvl="5" w:tplc="BB2C328E">
      <w:start w:val="1"/>
      <w:numFmt w:val="lowerRoman"/>
      <w:lvlText w:val="%6."/>
      <w:lvlJc w:val="right"/>
      <w:pPr>
        <w:ind w:left="4680" w:hanging="180"/>
      </w:pPr>
    </w:lvl>
    <w:lvl w:ilvl="6" w:tplc="EB4A2AAE">
      <w:start w:val="1"/>
      <w:numFmt w:val="decimal"/>
      <w:lvlText w:val="%7."/>
      <w:lvlJc w:val="left"/>
      <w:pPr>
        <w:ind w:left="5400" w:hanging="360"/>
      </w:pPr>
    </w:lvl>
    <w:lvl w:ilvl="7" w:tplc="AFC6AADA">
      <w:start w:val="1"/>
      <w:numFmt w:val="lowerLetter"/>
      <w:lvlText w:val="%8."/>
      <w:lvlJc w:val="left"/>
      <w:pPr>
        <w:ind w:left="6120" w:hanging="360"/>
      </w:pPr>
    </w:lvl>
    <w:lvl w:ilvl="8" w:tplc="D79C0C3E">
      <w:start w:val="1"/>
      <w:numFmt w:val="lowerRoman"/>
      <w:lvlText w:val="%9."/>
      <w:lvlJc w:val="right"/>
      <w:pPr>
        <w:ind w:left="6840" w:hanging="180"/>
      </w:pPr>
    </w:lvl>
  </w:abstractNum>
  <w:abstractNum w:abstractNumId="10" w15:restartNumberingAfterBreak="0">
    <w:nsid w:val="18F646A5"/>
    <w:multiLevelType w:val="hybridMultilevel"/>
    <w:tmpl w:val="DA1AB6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B565FAE"/>
    <w:multiLevelType w:val="hybridMultilevel"/>
    <w:tmpl w:val="C8D065A0"/>
    <w:lvl w:ilvl="0" w:tplc="0809001B">
      <w:start w:val="1"/>
      <w:numFmt w:val="lowerRoman"/>
      <w:lvlText w:val="%1."/>
      <w:lvlJc w:val="right"/>
      <w:pPr>
        <w:ind w:left="1440" w:hanging="360"/>
      </w:pPr>
    </w:lvl>
    <w:lvl w:ilvl="1" w:tplc="08090019">
      <w:start w:val="1"/>
      <w:numFmt w:val="lowerLetter"/>
      <w:lvlText w:val="%2."/>
      <w:lvlJc w:val="left"/>
      <w:pPr>
        <w:ind w:left="2160" w:hanging="360"/>
      </w:pPr>
    </w:lvl>
    <w:lvl w:ilvl="2" w:tplc="08090001">
      <w:start w:val="1"/>
      <w:numFmt w:val="bullet"/>
      <w:lvlText w:val=""/>
      <w:lvlJc w:val="left"/>
      <w:pPr>
        <w:ind w:left="2520" w:hanging="360"/>
      </w:pPr>
      <w:rPr>
        <w:rFonts w:hint="default" w:ascii="Symbol" w:hAnsi="Symbol"/>
      </w:rPr>
    </w:lvl>
    <w:lvl w:ilvl="3" w:tplc="0809000F">
      <w:start w:val="1"/>
      <w:numFmt w:val="decimal"/>
      <w:lvlText w:val="%4."/>
      <w:lvlJc w:val="left"/>
      <w:pPr>
        <w:ind w:left="3600" w:hanging="360"/>
      </w:pPr>
    </w:lvl>
    <w:lvl w:ilvl="4" w:tplc="08090001">
      <w:start w:val="1"/>
      <w:numFmt w:val="bullet"/>
      <w:lvlText w:val=""/>
      <w:lvlJc w:val="left"/>
      <w:pPr>
        <w:ind w:left="720" w:hanging="360"/>
      </w:pPr>
      <w:rPr>
        <w:rFonts w:hint="default" w:ascii="Symbol" w:hAnsi="Symbol"/>
      </w:r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BA40A3C"/>
    <w:multiLevelType w:val="hybridMultilevel"/>
    <w:tmpl w:val="BC081872"/>
    <w:lvl w:ilvl="0" w:tplc="AE3E2902">
      <w:start w:val="100"/>
      <w:numFmt w:val="lowerRoman"/>
      <w:lvlText w:val="(%1)"/>
      <w:lvlJc w:val="left"/>
      <w:pPr>
        <w:ind w:left="1440" w:hanging="720"/>
      </w:pPr>
      <w:rPr>
        <w:rFonts w:hint="default" w:eastAsia="SimSun"/>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EE975D3"/>
    <w:multiLevelType w:val="hybridMultilevel"/>
    <w:tmpl w:val="DCFE778C"/>
    <w:lvl w:ilvl="0" w:tplc="178468F6">
      <w:start w:val="1"/>
      <w:numFmt w:val="lowerRoman"/>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F19404B"/>
    <w:multiLevelType w:val="hybridMultilevel"/>
    <w:tmpl w:val="872AE882"/>
    <w:lvl w:ilvl="0" w:tplc="6360DBBA">
      <w:start w:val="1"/>
      <w:numFmt w:val="lowerLetter"/>
      <w:lvlText w:val="(%1)"/>
      <w:lvlJc w:val="left"/>
      <w:pPr>
        <w:ind w:left="720" w:hanging="360"/>
      </w:pPr>
      <w:rPr>
        <w:rFonts w:hint="default" w:ascii="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D4175D"/>
    <w:multiLevelType w:val="hybridMultilevel"/>
    <w:tmpl w:val="FFFFFFFF"/>
    <w:lvl w:ilvl="0" w:tplc="3E7C67D8">
      <w:start w:val="1"/>
      <w:numFmt w:val="bullet"/>
      <w:lvlText w:val="-"/>
      <w:lvlJc w:val="left"/>
      <w:pPr>
        <w:ind w:left="1069" w:hanging="360"/>
      </w:pPr>
      <w:rPr>
        <w:rFonts w:hint="default" w:ascii="Arial" w:hAnsi="Arial"/>
      </w:rPr>
    </w:lvl>
    <w:lvl w:ilvl="1" w:tplc="473E672C">
      <w:start w:val="1"/>
      <w:numFmt w:val="bullet"/>
      <w:lvlText w:val="o"/>
      <w:lvlJc w:val="left"/>
      <w:pPr>
        <w:ind w:left="1440" w:hanging="360"/>
      </w:pPr>
      <w:rPr>
        <w:rFonts w:hint="default" w:ascii="Courier New" w:hAnsi="Courier New"/>
      </w:rPr>
    </w:lvl>
    <w:lvl w:ilvl="2" w:tplc="9612A2FC">
      <w:start w:val="1"/>
      <w:numFmt w:val="bullet"/>
      <w:lvlText w:val=""/>
      <w:lvlJc w:val="left"/>
      <w:pPr>
        <w:ind w:left="2160" w:hanging="360"/>
      </w:pPr>
      <w:rPr>
        <w:rFonts w:hint="default" w:ascii="Wingdings" w:hAnsi="Wingdings"/>
      </w:rPr>
    </w:lvl>
    <w:lvl w:ilvl="3" w:tplc="0A0CD856">
      <w:start w:val="1"/>
      <w:numFmt w:val="bullet"/>
      <w:lvlText w:val=""/>
      <w:lvlJc w:val="left"/>
      <w:pPr>
        <w:ind w:left="2880" w:hanging="360"/>
      </w:pPr>
      <w:rPr>
        <w:rFonts w:hint="default" w:ascii="Symbol" w:hAnsi="Symbol"/>
      </w:rPr>
    </w:lvl>
    <w:lvl w:ilvl="4" w:tplc="F82C4B06">
      <w:start w:val="1"/>
      <w:numFmt w:val="bullet"/>
      <w:lvlText w:val="o"/>
      <w:lvlJc w:val="left"/>
      <w:pPr>
        <w:ind w:left="3600" w:hanging="360"/>
      </w:pPr>
      <w:rPr>
        <w:rFonts w:hint="default" w:ascii="Courier New" w:hAnsi="Courier New"/>
      </w:rPr>
    </w:lvl>
    <w:lvl w:ilvl="5" w:tplc="84DEC0B0">
      <w:start w:val="1"/>
      <w:numFmt w:val="bullet"/>
      <w:lvlText w:val=""/>
      <w:lvlJc w:val="left"/>
      <w:pPr>
        <w:ind w:left="4320" w:hanging="360"/>
      </w:pPr>
      <w:rPr>
        <w:rFonts w:hint="default" w:ascii="Wingdings" w:hAnsi="Wingdings"/>
      </w:rPr>
    </w:lvl>
    <w:lvl w:ilvl="6" w:tplc="A652163C">
      <w:start w:val="1"/>
      <w:numFmt w:val="bullet"/>
      <w:lvlText w:val=""/>
      <w:lvlJc w:val="left"/>
      <w:pPr>
        <w:ind w:left="5040" w:hanging="360"/>
      </w:pPr>
      <w:rPr>
        <w:rFonts w:hint="default" w:ascii="Symbol" w:hAnsi="Symbol"/>
      </w:rPr>
    </w:lvl>
    <w:lvl w:ilvl="7" w:tplc="3DFC5C22">
      <w:start w:val="1"/>
      <w:numFmt w:val="bullet"/>
      <w:lvlText w:val="o"/>
      <w:lvlJc w:val="left"/>
      <w:pPr>
        <w:ind w:left="5760" w:hanging="360"/>
      </w:pPr>
      <w:rPr>
        <w:rFonts w:hint="default" w:ascii="Courier New" w:hAnsi="Courier New"/>
      </w:rPr>
    </w:lvl>
    <w:lvl w:ilvl="8" w:tplc="DD583B68">
      <w:start w:val="1"/>
      <w:numFmt w:val="bullet"/>
      <w:lvlText w:val=""/>
      <w:lvlJc w:val="left"/>
      <w:pPr>
        <w:ind w:left="6480" w:hanging="360"/>
      </w:pPr>
      <w:rPr>
        <w:rFonts w:hint="default" w:ascii="Wingdings" w:hAnsi="Wingdings"/>
      </w:rPr>
    </w:lvl>
  </w:abstractNum>
  <w:abstractNum w:abstractNumId="16" w15:restartNumberingAfterBreak="0">
    <w:nsid w:val="262336E1"/>
    <w:multiLevelType w:val="hybridMultilevel"/>
    <w:tmpl w:val="30DE171E"/>
    <w:lvl w:ilvl="0" w:tplc="48090019">
      <w:start w:val="1"/>
      <w:numFmt w:val="lowerLetter"/>
      <w:lvlText w:val="%1."/>
      <w:lvlJc w:val="left"/>
      <w:pPr>
        <w:ind w:left="1440" w:hanging="360"/>
      </w:pPr>
      <w:rPr>
        <w:rFonts w:hint="default"/>
      </w:rPr>
    </w:lvl>
    <w:lvl w:ilvl="1" w:tplc="48090003" w:tentative="1">
      <w:start w:val="1"/>
      <w:numFmt w:val="bullet"/>
      <w:lvlText w:val="o"/>
      <w:lvlJc w:val="left"/>
      <w:pPr>
        <w:ind w:left="2160" w:hanging="360"/>
      </w:pPr>
      <w:rPr>
        <w:rFonts w:hint="default" w:ascii="Courier New" w:hAnsi="Courier New" w:cs="Courier New"/>
      </w:rPr>
    </w:lvl>
    <w:lvl w:ilvl="2" w:tplc="48090005" w:tentative="1">
      <w:start w:val="1"/>
      <w:numFmt w:val="bullet"/>
      <w:lvlText w:val=""/>
      <w:lvlJc w:val="left"/>
      <w:pPr>
        <w:ind w:left="2880" w:hanging="360"/>
      </w:pPr>
      <w:rPr>
        <w:rFonts w:hint="default" w:ascii="Wingdings" w:hAnsi="Wingdings"/>
      </w:rPr>
    </w:lvl>
    <w:lvl w:ilvl="3" w:tplc="48090001" w:tentative="1">
      <w:start w:val="1"/>
      <w:numFmt w:val="bullet"/>
      <w:lvlText w:val=""/>
      <w:lvlJc w:val="left"/>
      <w:pPr>
        <w:ind w:left="3600" w:hanging="360"/>
      </w:pPr>
      <w:rPr>
        <w:rFonts w:hint="default" w:ascii="Symbol" w:hAnsi="Symbol"/>
      </w:rPr>
    </w:lvl>
    <w:lvl w:ilvl="4" w:tplc="48090003" w:tentative="1">
      <w:start w:val="1"/>
      <w:numFmt w:val="bullet"/>
      <w:lvlText w:val="o"/>
      <w:lvlJc w:val="left"/>
      <w:pPr>
        <w:ind w:left="4320" w:hanging="360"/>
      </w:pPr>
      <w:rPr>
        <w:rFonts w:hint="default" w:ascii="Courier New" w:hAnsi="Courier New" w:cs="Courier New"/>
      </w:rPr>
    </w:lvl>
    <w:lvl w:ilvl="5" w:tplc="48090005" w:tentative="1">
      <w:start w:val="1"/>
      <w:numFmt w:val="bullet"/>
      <w:lvlText w:val=""/>
      <w:lvlJc w:val="left"/>
      <w:pPr>
        <w:ind w:left="5040" w:hanging="360"/>
      </w:pPr>
      <w:rPr>
        <w:rFonts w:hint="default" w:ascii="Wingdings" w:hAnsi="Wingdings"/>
      </w:rPr>
    </w:lvl>
    <w:lvl w:ilvl="6" w:tplc="48090001" w:tentative="1">
      <w:start w:val="1"/>
      <w:numFmt w:val="bullet"/>
      <w:lvlText w:val=""/>
      <w:lvlJc w:val="left"/>
      <w:pPr>
        <w:ind w:left="5760" w:hanging="360"/>
      </w:pPr>
      <w:rPr>
        <w:rFonts w:hint="default" w:ascii="Symbol" w:hAnsi="Symbol"/>
      </w:rPr>
    </w:lvl>
    <w:lvl w:ilvl="7" w:tplc="48090003" w:tentative="1">
      <w:start w:val="1"/>
      <w:numFmt w:val="bullet"/>
      <w:lvlText w:val="o"/>
      <w:lvlJc w:val="left"/>
      <w:pPr>
        <w:ind w:left="6480" w:hanging="360"/>
      </w:pPr>
      <w:rPr>
        <w:rFonts w:hint="default" w:ascii="Courier New" w:hAnsi="Courier New" w:cs="Courier New"/>
      </w:rPr>
    </w:lvl>
    <w:lvl w:ilvl="8" w:tplc="48090005" w:tentative="1">
      <w:start w:val="1"/>
      <w:numFmt w:val="bullet"/>
      <w:lvlText w:val=""/>
      <w:lvlJc w:val="left"/>
      <w:pPr>
        <w:ind w:left="7200" w:hanging="360"/>
      </w:pPr>
      <w:rPr>
        <w:rFonts w:hint="default" w:ascii="Wingdings" w:hAnsi="Wingdings"/>
      </w:rPr>
    </w:lvl>
  </w:abstractNum>
  <w:abstractNum w:abstractNumId="17" w15:restartNumberingAfterBreak="0">
    <w:nsid w:val="26B100BB"/>
    <w:multiLevelType w:val="hybridMultilevel"/>
    <w:tmpl w:val="D03AB7EC"/>
    <w:lvl w:ilvl="0" w:tplc="08090019">
      <w:start w:val="1"/>
      <w:numFmt w:val="lowerLetter"/>
      <w:lvlText w:val="%1."/>
      <w:lvlJc w:val="left"/>
      <w:pPr>
        <w:ind w:left="1800" w:hanging="360"/>
      </w:pPr>
      <w:rPr>
        <w:rFonts w:hint="default"/>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8" w15:restartNumberingAfterBreak="0">
    <w:nsid w:val="2AD9794F"/>
    <w:multiLevelType w:val="hybridMultilevel"/>
    <w:tmpl w:val="19A2C076"/>
    <w:lvl w:ilvl="0" w:tplc="08090001">
      <w:start w:val="1"/>
      <w:numFmt w:val="bullet"/>
      <w:lvlText w:val=""/>
      <w:lvlJc w:val="left"/>
      <w:pPr>
        <w:ind w:left="2520" w:hanging="360"/>
      </w:pPr>
      <w:rPr>
        <w:rFonts w:hint="default" w:ascii="Symbol" w:hAnsi="Symbol"/>
      </w:rPr>
    </w:lvl>
    <w:lvl w:ilvl="1" w:tplc="08090003" w:tentative="1">
      <w:start w:val="1"/>
      <w:numFmt w:val="bullet"/>
      <w:lvlText w:val="o"/>
      <w:lvlJc w:val="left"/>
      <w:pPr>
        <w:ind w:left="3240" w:hanging="360"/>
      </w:pPr>
      <w:rPr>
        <w:rFonts w:hint="default" w:ascii="Courier New" w:hAnsi="Courier New" w:cs="Courier New"/>
      </w:rPr>
    </w:lvl>
    <w:lvl w:ilvl="2" w:tplc="08090005" w:tentative="1">
      <w:start w:val="1"/>
      <w:numFmt w:val="bullet"/>
      <w:lvlText w:val=""/>
      <w:lvlJc w:val="left"/>
      <w:pPr>
        <w:ind w:left="3960" w:hanging="360"/>
      </w:pPr>
      <w:rPr>
        <w:rFonts w:hint="default" w:ascii="Wingdings" w:hAnsi="Wingdings"/>
      </w:rPr>
    </w:lvl>
    <w:lvl w:ilvl="3" w:tplc="08090001" w:tentative="1">
      <w:start w:val="1"/>
      <w:numFmt w:val="bullet"/>
      <w:lvlText w:val=""/>
      <w:lvlJc w:val="left"/>
      <w:pPr>
        <w:ind w:left="4680" w:hanging="360"/>
      </w:pPr>
      <w:rPr>
        <w:rFonts w:hint="default" w:ascii="Symbol" w:hAnsi="Symbol"/>
      </w:rPr>
    </w:lvl>
    <w:lvl w:ilvl="4" w:tplc="08090003" w:tentative="1">
      <w:start w:val="1"/>
      <w:numFmt w:val="bullet"/>
      <w:lvlText w:val="o"/>
      <w:lvlJc w:val="left"/>
      <w:pPr>
        <w:ind w:left="5400" w:hanging="360"/>
      </w:pPr>
      <w:rPr>
        <w:rFonts w:hint="default" w:ascii="Courier New" w:hAnsi="Courier New" w:cs="Courier New"/>
      </w:rPr>
    </w:lvl>
    <w:lvl w:ilvl="5" w:tplc="08090005" w:tentative="1">
      <w:start w:val="1"/>
      <w:numFmt w:val="bullet"/>
      <w:lvlText w:val=""/>
      <w:lvlJc w:val="left"/>
      <w:pPr>
        <w:ind w:left="6120" w:hanging="360"/>
      </w:pPr>
      <w:rPr>
        <w:rFonts w:hint="default" w:ascii="Wingdings" w:hAnsi="Wingdings"/>
      </w:rPr>
    </w:lvl>
    <w:lvl w:ilvl="6" w:tplc="08090001" w:tentative="1">
      <w:start w:val="1"/>
      <w:numFmt w:val="bullet"/>
      <w:lvlText w:val=""/>
      <w:lvlJc w:val="left"/>
      <w:pPr>
        <w:ind w:left="6840" w:hanging="360"/>
      </w:pPr>
      <w:rPr>
        <w:rFonts w:hint="default" w:ascii="Symbol" w:hAnsi="Symbol"/>
      </w:rPr>
    </w:lvl>
    <w:lvl w:ilvl="7" w:tplc="08090003" w:tentative="1">
      <w:start w:val="1"/>
      <w:numFmt w:val="bullet"/>
      <w:lvlText w:val="o"/>
      <w:lvlJc w:val="left"/>
      <w:pPr>
        <w:ind w:left="7560" w:hanging="360"/>
      </w:pPr>
      <w:rPr>
        <w:rFonts w:hint="default" w:ascii="Courier New" w:hAnsi="Courier New" w:cs="Courier New"/>
      </w:rPr>
    </w:lvl>
    <w:lvl w:ilvl="8" w:tplc="08090005" w:tentative="1">
      <w:start w:val="1"/>
      <w:numFmt w:val="bullet"/>
      <w:lvlText w:val=""/>
      <w:lvlJc w:val="left"/>
      <w:pPr>
        <w:ind w:left="8280" w:hanging="360"/>
      </w:pPr>
      <w:rPr>
        <w:rFonts w:hint="default" w:ascii="Wingdings" w:hAnsi="Wingdings"/>
      </w:rPr>
    </w:lvl>
  </w:abstractNum>
  <w:abstractNum w:abstractNumId="19" w15:restartNumberingAfterBreak="0">
    <w:nsid w:val="2F5F05CB"/>
    <w:multiLevelType w:val="singleLevel"/>
    <w:tmpl w:val="C9007E74"/>
    <w:lvl w:ilvl="0">
      <w:start w:val="1"/>
      <w:numFmt w:val="lowerLetter"/>
      <w:lvlText w:val="(%1)"/>
      <w:legacy w:legacy="1" w:legacySpace="0" w:legacyIndent="667"/>
      <w:lvlJc w:val="left"/>
      <w:rPr>
        <w:rFonts w:hint="default" w:ascii="Arial" w:hAnsi="Arial" w:cs="Arial"/>
      </w:rPr>
    </w:lvl>
  </w:abstractNum>
  <w:abstractNum w:abstractNumId="20" w15:restartNumberingAfterBreak="0">
    <w:nsid w:val="33742900"/>
    <w:multiLevelType w:val="hybridMultilevel"/>
    <w:tmpl w:val="562AF8BC"/>
    <w:lvl w:ilvl="0" w:tplc="3402891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3962FA8"/>
    <w:multiLevelType w:val="hybridMultilevel"/>
    <w:tmpl w:val="BEB23F30"/>
    <w:lvl w:ilvl="0" w:tplc="A6C20A98">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011FB4"/>
    <w:multiLevelType w:val="hybridMultilevel"/>
    <w:tmpl w:val="442E0640"/>
    <w:lvl w:ilvl="0" w:tplc="65AE4688">
      <w:start w:val="6"/>
      <w:numFmt w:val="lowerRoman"/>
      <w:lvlText w:val="(%1)"/>
      <w:lvlJc w:val="left"/>
      <w:pPr>
        <w:ind w:left="720" w:hanging="360"/>
      </w:pPr>
      <w:rPr>
        <w:rFonts w:hint="default" w:ascii="Arial" w:hAnsi="Arial" w:cs="Arial"/>
        <w:sz w:val="20"/>
        <w:szCs w:val="20"/>
      </w:rPr>
    </w:lvl>
    <w:lvl w:ilvl="1" w:tplc="7DFCC41E">
      <w:start w:val="1"/>
      <w:numFmt w:val="lowerRoman"/>
      <w:lvlText w:val="(%2)"/>
      <w:lvlJc w:val="left"/>
      <w:pPr>
        <w:ind w:left="1440" w:hanging="360"/>
      </w:pPr>
      <w:rPr>
        <w:rFonts w:hint="default" w:ascii="Arial" w:hAnsi="Arial" w:cs="Arial"/>
        <w:sz w:val="20"/>
        <w:szCs w:val="20"/>
      </w:rPr>
    </w:lvl>
    <w:lvl w:ilvl="2" w:tplc="0846C486">
      <w:start w:val="1"/>
      <w:numFmt w:val="lowerLetter"/>
      <w:lvlText w:val="(%3)"/>
      <w:lvlJc w:val="left"/>
      <w:pPr>
        <w:ind w:left="2160" w:hanging="18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CF471F"/>
    <w:multiLevelType w:val="hybridMultilevel"/>
    <w:tmpl w:val="6FBA9E2C"/>
    <w:lvl w:ilvl="0" w:tplc="34028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6680E"/>
    <w:multiLevelType w:val="hybridMultilevel"/>
    <w:tmpl w:val="44DC2ED4"/>
    <w:lvl w:ilvl="0" w:tplc="0809001B">
      <w:start w:val="1"/>
      <w:numFmt w:val="lowerRoman"/>
      <w:lvlText w:val="%1."/>
      <w:lvlJc w:val="righ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4376505C"/>
    <w:multiLevelType w:val="multilevel"/>
    <w:tmpl w:val="43F0E058"/>
    <w:lvl w:ilvl="0">
      <w:start w:val="1"/>
      <w:numFmt w:val="decimal"/>
      <w:lvlText w:val="%1."/>
      <w:lvlJc w:val="left"/>
      <w:pPr>
        <w:tabs>
          <w:tab w:val="num" w:pos="1080"/>
        </w:tabs>
        <w:ind w:left="1080" w:hanging="720"/>
      </w:pPr>
      <w:rPr>
        <w:rFonts w:hint="default"/>
        <w:b/>
      </w:rPr>
    </w:lvl>
    <w:lvl w:ilvl="1">
      <w:start w:val="1"/>
      <w:numFmt w:val="decimal"/>
      <w:lvlText w:val="10.1.%2"/>
      <w:legacy w:legacy="1" w:legacySpace="0" w:legacyIndent="663"/>
      <w:lvlJc w:val="left"/>
      <w:rPr>
        <w:rFonts w:hint="default" w:ascii="Arial" w:hAnsi="Arial" w:cs="Arial"/>
        <w:b/>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 w15:restartNumberingAfterBreak="0">
    <w:nsid w:val="453C5F4D"/>
    <w:multiLevelType w:val="hybridMultilevel"/>
    <w:tmpl w:val="85B29D90"/>
    <w:lvl w:ilvl="0" w:tplc="CBB683B2">
      <w:start w:val="1"/>
      <w:numFmt w:val="lowerRoman"/>
      <w:lvlText w:val="(%1)"/>
      <w:lvlJc w:val="left"/>
      <w:pPr>
        <w:ind w:left="1800" w:hanging="360"/>
      </w:pPr>
      <w:rPr>
        <w:rFonts w:hint="default" w:ascii="Arial" w:hAnsi="Arial" w:cs="Arial"/>
        <w:sz w:val="20"/>
        <w:szCs w:val="20"/>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7" w15:restartNumberingAfterBreak="0">
    <w:nsid w:val="459D53DC"/>
    <w:multiLevelType w:val="hybridMultilevel"/>
    <w:tmpl w:val="9B5A6ABC"/>
    <w:lvl w:ilvl="0" w:tplc="0809000F">
      <w:start w:val="1"/>
      <w:numFmt w:val="decimal"/>
      <w:lvlText w:val="%1."/>
      <w:lvlJc w:val="left"/>
      <w:pPr>
        <w:ind w:left="360" w:hanging="360"/>
      </w:pPr>
      <w:rPr>
        <w:rFonts w:hint="default"/>
      </w:rPr>
    </w:lvl>
    <w:lvl w:ilvl="1" w:tplc="0DEA1BB6">
      <w:start w:val="1"/>
      <w:numFmt w:val="lowerLetter"/>
      <w:lvlText w:val="%2."/>
      <w:lvlJc w:val="left"/>
      <w:pPr>
        <w:ind w:left="1080" w:hanging="360"/>
      </w:pPr>
      <w:rPr>
        <w:rFonts w:hint="default" w:ascii="Calibri" w:hAnsi="Calibri" w:cs="Calibri"/>
        <w:i w:val="0"/>
        <w:iCs/>
        <w:sz w:val="24"/>
        <w:szCs w:val="24"/>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911484E"/>
    <w:multiLevelType w:val="multilevel"/>
    <w:tmpl w:val="2906546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ascii="Arial" w:hAnsi="Arial" w:cs="Arial"/>
        <w:b w:val="0"/>
        <w:sz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A5A3612"/>
    <w:multiLevelType w:val="multilevel"/>
    <w:tmpl w:val="0CE28BC0"/>
    <w:lvl w:ilvl="0">
      <w:start w:val="14"/>
      <w:numFmt w:val="decimal"/>
      <w:lvlText w:val="%1"/>
      <w:lvlJc w:val="left"/>
      <w:pPr>
        <w:ind w:left="384" w:hanging="384"/>
      </w:pPr>
      <w:rPr>
        <w:rFonts w:hint="default" w:eastAsia="SimSun"/>
      </w:rPr>
    </w:lvl>
    <w:lvl w:ilvl="1">
      <w:start w:val="1"/>
      <w:numFmt w:val="decimal"/>
      <w:lvlText w:val="%1.%2"/>
      <w:lvlJc w:val="left"/>
      <w:pPr>
        <w:ind w:left="384" w:hanging="384"/>
      </w:pPr>
      <w:rPr>
        <w:rFonts w:hint="default" w:eastAsia="SimSun"/>
      </w:rPr>
    </w:lvl>
    <w:lvl w:ilvl="2">
      <w:start w:val="1"/>
      <w:numFmt w:val="decimal"/>
      <w:lvlText w:val="%1.%2.%3"/>
      <w:lvlJc w:val="left"/>
      <w:pPr>
        <w:ind w:left="720" w:hanging="720"/>
      </w:pPr>
      <w:rPr>
        <w:rFonts w:hint="default" w:eastAsia="SimSun"/>
      </w:rPr>
    </w:lvl>
    <w:lvl w:ilvl="3">
      <w:start w:val="1"/>
      <w:numFmt w:val="decimal"/>
      <w:lvlText w:val="%1.%2.%3.%4"/>
      <w:lvlJc w:val="left"/>
      <w:pPr>
        <w:ind w:left="720" w:hanging="720"/>
      </w:pPr>
      <w:rPr>
        <w:rFonts w:hint="default" w:eastAsia="SimSun"/>
      </w:rPr>
    </w:lvl>
    <w:lvl w:ilvl="4">
      <w:start w:val="1"/>
      <w:numFmt w:val="decimal"/>
      <w:lvlText w:val="%1.%2.%3.%4.%5"/>
      <w:lvlJc w:val="left"/>
      <w:pPr>
        <w:ind w:left="1080" w:hanging="1080"/>
      </w:pPr>
      <w:rPr>
        <w:rFonts w:hint="default" w:eastAsia="SimSun"/>
      </w:rPr>
    </w:lvl>
    <w:lvl w:ilvl="5">
      <w:start w:val="1"/>
      <w:numFmt w:val="decimal"/>
      <w:lvlText w:val="%1.%2.%3.%4.%5.%6"/>
      <w:lvlJc w:val="left"/>
      <w:pPr>
        <w:ind w:left="1080" w:hanging="1080"/>
      </w:pPr>
      <w:rPr>
        <w:rFonts w:hint="default" w:eastAsia="SimSun"/>
      </w:rPr>
    </w:lvl>
    <w:lvl w:ilvl="6">
      <w:start w:val="1"/>
      <w:numFmt w:val="decimal"/>
      <w:lvlText w:val="%1.%2.%3.%4.%5.%6.%7"/>
      <w:lvlJc w:val="left"/>
      <w:pPr>
        <w:ind w:left="1440" w:hanging="1440"/>
      </w:pPr>
      <w:rPr>
        <w:rFonts w:hint="default" w:eastAsia="SimSun"/>
      </w:rPr>
    </w:lvl>
    <w:lvl w:ilvl="7">
      <w:start w:val="1"/>
      <w:numFmt w:val="decimal"/>
      <w:lvlText w:val="%1.%2.%3.%4.%5.%6.%7.%8"/>
      <w:lvlJc w:val="left"/>
      <w:pPr>
        <w:ind w:left="1440" w:hanging="1440"/>
      </w:pPr>
      <w:rPr>
        <w:rFonts w:hint="default" w:eastAsia="SimSun"/>
      </w:rPr>
    </w:lvl>
    <w:lvl w:ilvl="8">
      <w:start w:val="1"/>
      <w:numFmt w:val="decimal"/>
      <w:lvlText w:val="%1.%2.%3.%4.%5.%6.%7.%8.%9"/>
      <w:lvlJc w:val="left"/>
      <w:pPr>
        <w:ind w:left="1800" w:hanging="1800"/>
      </w:pPr>
      <w:rPr>
        <w:rFonts w:hint="default" w:eastAsia="SimSun"/>
      </w:rPr>
    </w:lvl>
  </w:abstractNum>
  <w:abstractNum w:abstractNumId="30" w15:restartNumberingAfterBreak="0">
    <w:nsid w:val="4B2208F2"/>
    <w:multiLevelType w:val="multilevel"/>
    <w:tmpl w:val="B7FCC6F2"/>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B6E6D22"/>
    <w:multiLevelType w:val="multilevel"/>
    <w:tmpl w:val="DDA20ADC"/>
    <w:lvl w:ilvl="0">
      <w:start w:val="13"/>
      <w:numFmt w:val="decimal"/>
      <w:lvlText w:val="%1"/>
      <w:lvlJc w:val="left"/>
      <w:pPr>
        <w:ind w:left="384" w:hanging="384"/>
      </w:pPr>
      <w:rPr>
        <w:rFonts w:hint="default" w:cs="Times New Roman"/>
      </w:rPr>
    </w:lvl>
    <w:lvl w:ilvl="1">
      <w:start w:val="1"/>
      <w:numFmt w:val="decimal"/>
      <w:lvlText w:val="%1.%2"/>
      <w:lvlJc w:val="left"/>
      <w:pPr>
        <w:ind w:left="384" w:hanging="384"/>
      </w:pPr>
      <w:rPr>
        <w:rFonts w:hint="default" w:cs="Times New Roman"/>
      </w:rPr>
    </w:lvl>
    <w:lvl w:ilvl="2">
      <w:start w:val="1"/>
      <w:numFmt w:val="decimal"/>
      <w:lvlText w:val="%1.%2.%3"/>
      <w:lvlJc w:val="left"/>
      <w:pPr>
        <w:ind w:left="720" w:hanging="720"/>
      </w:pPr>
      <w:rPr>
        <w:rFonts w:hint="default" w:cs="Times New Roman"/>
      </w:rPr>
    </w:lvl>
    <w:lvl w:ilvl="3">
      <w:start w:val="1"/>
      <w:numFmt w:val="decimal"/>
      <w:lvlText w:val="%1.%2.%3.%4"/>
      <w:lvlJc w:val="left"/>
      <w:pPr>
        <w:ind w:left="720" w:hanging="720"/>
      </w:pPr>
      <w:rPr>
        <w:rFonts w:hint="default" w:cs="Times New Roman"/>
      </w:rPr>
    </w:lvl>
    <w:lvl w:ilvl="4">
      <w:start w:val="1"/>
      <w:numFmt w:val="decimal"/>
      <w:lvlText w:val="%1.%2.%3.%4.%5"/>
      <w:lvlJc w:val="left"/>
      <w:pPr>
        <w:ind w:left="1080" w:hanging="1080"/>
      </w:pPr>
      <w:rPr>
        <w:rFonts w:hint="default" w:cs="Times New Roman"/>
      </w:rPr>
    </w:lvl>
    <w:lvl w:ilvl="5">
      <w:start w:val="1"/>
      <w:numFmt w:val="decimal"/>
      <w:lvlText w:val="%1.%2.%3.%4.%5.%6"/>
      <w:lvlJc w:val="left"/>
      <w:pPr>
        <w:ind w:left="1080" w:hanging="1080"/>
      </w:pPr>
      <w:rPr>
        <w:rFonts w:hint="default" w:cs="Times New Roman"/>
      </w:rPr>
    </w:lvl>
    <w:lvl w:ilvl="6">
      <w:start w:val="1"/>
      <w:numFmt w:val="decimal"/>
      <w:lvlText w:val="%1.%2.%3.%4.%5.%6.%7"/>
      <w:lvlJc w:val="left"/>
      <w:pPr>
        <w:ind w:left="1440" w:hanging="1440"/>
      </w:pPr>
      <w:rPr>
        <w:rFonts w:hint="default" w:cs="Times New Roman"/>
      </w:rPr>
    </w:lvl>
    <w:lvl w:ilvl="7">
      <w:start w:val="1"/>
      <w:numFmt w:val="decimal"/>
      <w:lvlText w:val="%1.%2.%3.%4.%5.%6.%7.%8"/>
      <w:lvlJc w:val="left"/>
      <w:pPr>
        <w:ind w:left="1440" w:hanging="1440"/>
      </w:pPr>
      <w:rPr>
        <w:rFonts w:hint="default" w:cs="Times New Roman"/>
      </w:rPr>
    </w:lvl>
    <w:lvl w:ilvl="8">
      <w:start w:val="1"/>
      <w:numFmt w:val="decimal"/>
      <w:lvlText w:val="%1.%2.%3.%4.%5.%6.%7.%8.%9"/>
      <w:lvlJc w:val="left"/>
      <w:pPr>
        <w:ind w:left="1800" w:hanging="1800"/>
      </w:pPr>
      <w:rPr>
        <w:rFonts w:hint="default" w:cs="Times New Roman"/>
      </w:rPr>
    </w:lvl>
  </w:abstractNum>
  <w:abstractNum w:abstractNumId="32" w15:restartNumberingAfterBreak="0">
    <w:nsid w:val="4EF1436B"/>
    <w:multiLevelType w:val="hybridMultilevel"/>
    <w:tmpl w:val="9368633E"/>
    <w:lvl w:ilvl="0" w:tplc="3F80798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FB62F4"/>
    <w:multiLevelType w:val="multilevel"/>
    <w:tmpl w:val="D450A312"/>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4" w15:restartNumberingAfterBreak="0">
    <w:nsid w:val="56A95F38"/>
    <w:multiLevelType w:val="singleLevel"/>
    <w:tmpl w:val="7B18BE36"/>
    <w:lvl w:ilvl="0">
      <w:start w:val="1"/>
      <w:numFmt w:val="decimal"/>
      <w:lvlText w:val="2.%1"/>
      <w:legacy w:legacy="1" w:legacySpace="0" w:legacyIndent="672"/>
      <w:lvlJc w:val="left"/>
      <w:rPr>
        <w:rFonts w:hint="default" w:ascii="Arial" w:hAnsi="Arial" w:cs="Arial"/>
      </w:rPr>
    </w:lvl>
  </w:abstractNum>
  <w:abstractNum w:abstractNumId="35" w15:restartNumberingAfterBreak="0">
    <w:nsid w:val="5F2A1201"/>
    <w:multiLevelType w:val="hybridMultilevel"/>
    <w:tmpl w:val="EDAA3196"/>
    <w:lvl w:ilvl="0" w:tplc="0809001B">
      <w:start w:val="1"/>
      <w:numFmt w:val="lowerRoman"/>
      <w:lvlText w:val="%1."/>
      <w:lvlJc w:val="righ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60EA2FF4"/>
    <w:multiLevelType w:val="multilevel"/>
    <w:tmpl w:val="9954A320"/>
    <w:styleLink w:val="Style-Appendix"/>
    <w:lvl w:ilvl="0">
      <w:start w:val="1"/>
      <w:numFmt w:val="decimal"/>
      <w:pStyle w:val="AppendixH1"/>
      <w:lvlText w:val="%1."/>
      <w:lvlJc w:val="left"/>
      <w:pPr>
        <w:tabs>
          <w:tab w:val="num" w:pos="720"/>
        </w:tabs>
        <w:ind w:left="720" w:hanging="720"/>
      </w:pPr>
      <w:rPr>
        <w:rFonts w:ascii="Arial" w:hAnsi="Arial" w:eastAsia="SimSun"/>
        <w:b/>
        <w:sz w:val="22"/>
        <w:szCs w:val="22"/>
      </w:rPr>
    </w:lvl>
    <w:lvl w:ilvl="1">
      <w:start w:val="1"/>
      <w:numFmt w:val="decimal"/>
      <w:pStyle w:val="AppendixH2"/>
      <w:lvlText w:val="%1.%2"/>
      <w:lvlJc w:val="left"/>
      <w:pPr>
        <w:tabs>
          <w:tab w:val="num" w:pos="720"/>
        </w:tabs>
        <w:ind w:left="720" w:hanging="720"/>
      </w:pPr>
      <w:rPr>
        <w:rFonts w:hint="default" w:ascii="Arial Bold" w:hAnsi="Arial Bold" w:eastAsia="SimSun"/>
        <w:b/>
        <w:i w:val="0"/>
        <w:sz w:val="21"/>
        <w:szCs w:val="21"/>
      </w:rPr>
    </w:lvl>
    <w:lvl w:ilvl="2">
      <w:start w:val="1"/>
      <w:numFmt w:val="decimal"/>
      <w:pStyle w:val="AppendixH3"/>
      <w:lvlText w:val="%1.%2.%3"/>
      <w:lvlJc w:val="left"/>
      <w:pPr>
        <w:tabs>
          <w:tab w:val="num" w:pos="1440"/>
        </w:tabs>
        <w:ind w:left="1440" w:hanging="720"/>
      </w:pPr>
      <w:rPr>
        <w:rFonts w:hint="default" w:ascii="Arial Bold" w:hAnsi="Arial Bold" w:eastAsia="SimSun"/>
        <w:b/>
        <w:i w:val="0"/>
        <w:sz w:val="17"/>
        <w:szCs w:val="21"/>
      </w:rPr>
    </w:lvl>
    <w:lvl w:ilvl="3">
      <w:start w:val="1"/>
      <w:numFmt w:val="lowerRoman"/>
      <w:lvlRestart w:val="1"/>
      <w:pStyle w:val="AppendixH4"/>
      <w:lvlText w:val="(%4)"/>
      <w:lvlJc w:val="left"/>
      <w:pPr>
        <w:tabs>
          <w:tab w:val="num" w:pos="2160"/>
        </w:tabs>
        <w:ind w:left="2160" w:hanging="720"/>
      </w:pPr>
      <w:rPr>
        <w:rFonts w:hint="default" w:ascii="Arial" w:hAnsi="Arial" w:eastAsia="SimSun"/>
        <w:b w:val="0"/>
        <w:i w:val="0"/>
        <w:sz w:val="20"/>
        <w:szCs w:val="22"/>
      </w:rPr>
    </w:lvl>
    <w:lvl w:ilvl="4">
      <w:start w:val="1"/>
      <w:numFmt w:val="lowerLetter"/>
      <w:pStyle w:val="AppendixH5"/>
      <w:lvlText w:val="(%5)"/>
      <w:lvlJc w:val="left"/>
      <w:pPr>
        <w:tabs>
          <w:tab w:val="num" w:pos="2592"/>
        </w:tabs>
        <w:ind w:left="2592" w:hanging="432"/>
      </w:pPr>
      <w:rPr>
        <w:rFonts w:hint="default" w:ascii="Arial" w:hAnsi="Arial" w:eastAsia="SimSun"/>
        <w:b w:val="0"/>
        <w:i w:val="0"/>
        <w:sz w:val="20"/>
        <w:szCs w:val="21"/>
      </w:rPr>
    </w:lvl>
    <w:lvl w:ilvl="5">
      <w:start w:val="1"/>
      <w:numFmt w:val="upperRoman"/>
      <w:pStyle w:val="AppendixH6"/>
      <w:lvlText w:val="(%6)"/>
      <w:lvlJc w:val="left"/>
      <w:pPr>
        <w:tabs>
          <w:tab w:val="num" w:pos="3168"/>
        </w:tabs>
        <w:ind w:left="3168" w:hanging="576"/>
      </w:pPr>
      <w:rPr>
        <w:rFonts w:hint="default" w:ascii="Arial" w:hAnsi="Arial" w:eastAsia="SimSun"/>
        <w:b w:val="0"/>
        <w:i w:val="0"/>
        <w:sz w:val="20"/>
        <w:szCs w:val="17"/>
      </w:rPr>
    </w:lvl>
    <w:lvl w:ilvl="6">
      <w:start w:val="1"/>
      <w:numFmt w:val="none"/>
      <w:lvlText w:val=""/>
      <w:lvlJc w:val="left"/>
      <w:pPr>
        <w:tabs>
          <w:tab w:val="num" w:pos="0"/>
        </w:tabs>
        <w:ind w:left="0" w:firstLine="0"/>
      </w:pPr>
      <w:rPr>
        <w:rFonts w:hint="default" w:ascii="Arial" w:hAnsi="Arial" w:eastAsia="SimSun"/>
        <w:b w:val="0"/>
        <w:i w:val="0"/>
        <w:sz w:val="20"/>
        <w:szCs w:val="20"/>
      </w:rPr>
    </w:lvl>
    <w:lvl w:ilvl="7">
      <w:start w:val="1"/>
      <w:numFmt w:val="none"/>
      <w:lvlText w:val=""/>
      <w:lvlJc w:val="left"/>
      <w:pPr>
        <w:tabs>
          <w:tab w:val="num" w:pos="0"/>
        </w:tabs>
        <w:ind w:left="0" w:firstLine="0"/>
      </w:pPr>
      <w:rPr>
        <w:rFonts w:hint="default" w:ascii="Arial" w:hAnsi="Arial" w:eastAsia="SimSun"/>
        <w:b w:val="0"/>
        <w:i w:val="0"/>
        <w:sz w:val="20"/>
        <w:szCs w:val="20"/>
      </w:rPr>
    </w:lvl>
    <w:lvl w:ilvl="8">
      <w:start w:val="1"/>
      <w:numFmt w:val="none"/>
      <w:lvlText w:val=""/>
      <w:lvlJc w:val="left"/>
      <w:pPr>
        <w:tabs>
          <w:tab w:val="num" w:pos="0"/>
        </w:tabs>
        <w:ind w:left="0" w:firstLine="0"/>
      </w:pPr>
      <w:rPr>
        <w:rFonts w:hint="default" w:ascii="Arial" w:hAnsi="Arial" w:eastAsia="SimSun"/>
        <w:b w:val="0"/>
        <w:i w:val="0"/>
        <w:sz w:val="20"/>
        <w:szCs w:val="20"/>
      </w:rPr>
    </w:lvl>
  </w:abstractNum>
  <w:abstractNum w:abstractNumId="37" w15:restartNumberingAfterBreak="0">
    <w:nsid w:val="634A6589"/>
    <w:multiLevelType w:val="multilevel"/>
    <w:tmpl w:val="43F0E058"/>
    <w:lvl w:ilvl="0">
      <w:start w:val="1"/>
      <w:numFmt w:val="decimal"/>
      <w:lvlText w:val="%1."/>
      <w:lvlJc w:val="left"/>
      <w:pPr>
        <w:tabs>
          <w:tab w:val="num" w:pos="1080"/>
        </w:tabs>
        <w:ind w:left="1080" w:hanging="720"/>
      </w:pPr>
      <w:rPr>
        <w:rFonts w:hint="default"/>
        <w:b/>
      </w:rPr>
    </w:lvl>
    <w:lvl w:ilvl="1">
      <w:start w:val="1"/>
      <w:numFmt w:val="decimal"/>
      <w:lvlText w:val="10.1.%2"/>
      <w:legacy w:legacy="1" w:legacySpace="0" w:legacyIndent="663"/>
      <w:lvlJc w:val="left"/>
      <w:rPr>
        <w:rFonts w:hint="default" w:ascii="Arial" w:hAnsi="Arial" w:cs="Arial"/>
        <w:b/>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64C1033D"/>
    <w:multiLevelType w:val="hybridMultilevel"/>
    <w:tmpl w:val="D5E2DA66"/>
    <w:lvl w:ilvl="0" w:tplc="48090019">
      <w:start w:val="1"/>
      <w:numFmt w:val="lowerLetter"/>
      <w:lvlText w:val="%1."/>
      <w:lvlJc w:val="left"/>
      <w:pPr>
        <w:ind w:left="1440" w:hanging="360"/>
      </w:pPr>
      <w:rPr>
        <w:rFonts w:hint="default"/>
      </w:rPr>
    </w:lvl>
    <w:lvl w:ilvl="1" w:tplc="48090003" w:tentative="1">
      <w:start w:val="1"/>
      <w:numFmt w:val="bullet"/>
      <w:lvlText w:val="o"/>
      <w:lvlJc w:val="left"/>
      <w:pPr>
        <w:ind w:left="2160" w:hanging="360"/>
      </w:pPr>
      <w:rPr>
        <w:rFonts w:hint="default" w:ascii="Courier New" w:hAnsi="Courier New" w:cs="Courier New"/>
      </w:rPr>
    </w:lvl>
    <w:lvl w:ilvl="2" w:tplc="48090005" w:tentative="1">
      <w:start w:val="1"/>
      <w:numFmt w:val="bullet"/>
      <w:lvlText w:val=""/>
      <w:lvlJc w:val="left"/>
      <w:pPr>
        <w:ind w:left="2880" w:hanging="360"/>
      </w:pPr>
      <w:rPr>
        <w:rFonts w:hint="default" w:ascii="Wingdings" w:hAnsi="Wingdings"/>
      </w:rPr>
    </w:lvl>
    <w:lvl w:ilvl="3" w:tplc="48090001" w:tentative="1">
      <w:start w:val="1"/>
      <w:numFmt w:val="bullet"/>
      <w:lvlText w:val=""/>
      <w:lvlJc w:val="left"/>
      <w:pPr>
        <w:ind w:left="3600" w:hanging="360"/>
      </w:pPr>
      <w:rPr>
        <w:rFonts w:hint="default" w:ascii="Symbol" w:hAnsi="Symbol"/>
      </w:rPr>
    </w:lvl>
    <w:lvl w:ilvl="4" w:tplc="48090003" w:tentative="1">
      <w:start w:val="1"/>
      <w:numFmt w:val="bullet"/>
      <w:lvlText w:val="o"/>
      <w:lvlJc w:val="left"/>
      <w:pPr>
        <w:ind w:left="4320" w:hanging="360"/>
      </w:pPr>
      <w:rPr>
        <w:rFonts w:hint="default" w:ascii="Courier New" w:hAnsi="Courier New" w:cs="Courier New"/>
      </w:rPr>
    </w:lvl>
    <w:lvl w:ilvl="5" w:tplc="48090005" w:tentative="1">
      <w:start w:val="1"/>
      <w:numFmt w:val="bullet"/>
      <w:lvlText w:val=""/>
      <w:lvlJc w:val="left"/>
      <w:pPr>
        <w:ind w:left="5040" w:hanging="360"/>
      </w:pPr>
      <w:rPr>
        <w:rFonts w:hint="default" w:ascii="Wingdings" w:hAnsi="Wingdings"/>
      </w:rPr>
    </w:lvl>
    <w:lvl w:ilvl="6" w:tplc="48090001" w:tentative="1">
      <w:start w:val="1"/>
      <w:numFmt w:val="bullet"/>
      <w:lvlText w:val=""/>
      <w:lvlJc w:val="left"/>
      <w:pPr>
        <w:ind w:left="5760" w:hanging="360"/>
      </w:pPr>
      <w:rPr>
        <w:rFonts w:hint="default" w:ascii="Symbol" w:hAnsi="Symbol"/>
      </w:rPr>
    </w:lvl>
    <w:lvl w:ilvl="7" w:tplc="48090003" w:tentative="1">
      <w:start w:val="1"/>
      <w:numFmt w:val="bullet"/>
      <w:lvlText w:val="o"/>
      <w:lvlJc w:val="left"/>
      <w:pPr>
        <w:ind w:left="6480" w:hanging="360"/>
      </w:pPr>
      <w:rPr>
        <w:rFonts w:hint="default" w:ascii="Courier New" w:hAnsi="Courier New" w:cs="Courier New"/>
      </w:rPr>
    </w:lvl>
    <w:lvl w:ilvl="8" w:tplc="48090005" w:tentative="1">
      <w:start w:val="1"/>
      <w:numFmt w:val="bullet"/>
      <w:lvlText w:val=""/>
      <w:lvlJc w:val="left"/>
      <w:pPr>
        <w:ind w:left="7200" w:hanging="360"/>
      </w:pPr>
      <w:rPr>
        <w:rFonts w:hint="default" w:ascii="Wingdings" w:hAnsi="Wingdings"/>
      </w:rPr>
    </w:lvl>
  </w:abstractNum>
  <w:abstractNum w:abstractNumId="39" w15:restartNumberingAfterBreak="0">
    <w:nsid w:val="6A2B4774"/>
    <w:multiLevelType w:val="multilevel"/>
    <w:tmpl w:val="F094FDCC"/>
    <w:lvl w:ilvl="0">
      <w:start w:val="8"/>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B2B2D42"/>
    <w:multiLevelType w:val="multilevel"/>
    <w:tmpl w:val="EE0CC5BA"/>
    <w:lvl w:ilvl="0">
      <w:start w:val="12"/>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D686F45"/>
    <w:multiLevelType w:val="multilevel"/>
    <w:tmpl w:val="08CCD2E6"/>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2" w15:restartNumberingAfterBreak="0">
    <w:nsid w:val="6E7726AC"/>
    <w:multiLevelType w:val="hybridMultilevel"/>
    <w:tmpl w:val="7E283C60"/>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 w15:restartNumberingAfterBreak="0">
    <w:nsid w:val="6F833E0B"/>
    <w:multiLevelType w:val="hybridMultilevel"/>
    <w:tmpl w:val="BE6A82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701D6B22"/>
    <w:multiLevelType w:val="hybridMultilevel"/>
    <w:tmpl w:val="8E4A58B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5" w15:restartNumberingAfterBreak="0">
    <w:nsid w:val="72575168"/>
    <w:multiLevelType w:val="hybridMultilevel"/>
    <w:tmpl w:val="AD0408DA"/>
    <w:lvl w:ilvl="0" w:tplc="7DFCC41E">
      <w:start w:val="1"/>
      <w:numFmt w:val="lowerRoman"/>
      <w:lvlText w:val="(%1)"/>
      <w:lvlJc w:val="left"/>
      <w:pPr>
        <w:ind w:left="1440" w:hanging="360"/>
      </w:pPr>
      <w:rPr>
        <w:rFonts w:hint="default" w:ascii="Arial" w:hAnsi="Arial" w:cs="Arial"/>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82D25C6"/>
    <w:multiLevelType w:val="hybridMultilevel"/>
    <w:tmpl w:val="55C02184"/>
    <w:lvl w:ilvl="0" w:tplc="0B96C83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4E774A"/>
    <w:multiLevelType w:val="multilevel"/>
    <w:tmpl w:val="8EE0BB34"/>
    <w:lvl w:ilvl="0">
      <w:start w:val="18"/>
      <w:numFmt w:val="decimal"/>
      <w:lvlText w:val="%1"/>
      <w:lvlJc w:val="left"/>
      <w:pPr>
        <w:ind w:left="384" w:hanging="384"/>
      </w:pPr>
      <w:rPr>
        <w:rFonts w:hint="default"/>
        <w:b/>
        <w:i/>
      </w:rPr>
    </w:lvl>
    <w:lvl w:ilvl="1">
      <w:start w:val="2"/>
      <w:numFmt w:val="decimal"/>
      <w:lvlText w:val="%1.%2"/>
      <w:lvlJc w:val="left"/>
      <w:pPr>
        <w:ind w:left="384" w:hanging="384"/>
      </w:pPr>
      <w:rPr>
        <w:rFonts w:hint="default"/>
        <w:b w:val="0"/>
        <w:i w:val="0"/>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num w:numId="54">
    <w:abstractNumId w:val="48"/>
  </w:num>
  <w:num w:numId="1" w16cid:durableId="314650959">
    <w:abstractNumId w:val="9"/>
  </w:num>
  <w:num w:numId="2" w16cid:durableId="1724406664">
    <w:abstractNumId w:val="15"/>
  </w:num>
  <w:num w:numId="3" w16cid:durableId="87389968">
    <w:abstractNumId w:val="5"/>
  </w:num>
  <w:num w:numId="4" w16cid:durableId="998382109">
    <w:abstractNumId w:val="34"/>
  </w:num>
  <w:num w:numId="5" w16cid:durableId="344286337">
    <w:abstractNumId w:val="19"/>
  </w:num>
  <w:num w:numId="6" w16cid:durableId="991980365">
    <w:abstractNumId w:val="37"/>
  </w:num>
  <w:num w:numId="7" w16cid:durableId="1151482537">
    <w:abstractNumId w:val="20"/>
  </w:num>
  <w:num w:numId="8" w16cid:durableId="927427363">
    <w:abstractNumId w:val="32"/>
  </w:num>
  <w:num w:numId="9" w16cid:durableId="476149313">
    <w:abstractNumId w:val="46"/>
  </w:num>
  <w:num w:numId="10" w16cid:durableId="671445786">
    <w:abstractNumId w:val="0"/>
    <w:lvlOverride w:ilvl="0">
      <w:startOverride w:val="1"/>
      <w:lvl w:ilvl="0">
        <w:start w:val="1"/>
        <w:numFmt w:val="decimal"/>
        <w:pStyle w:val="Leg2Lev1"/>
        <w:lvlText w:val="%1.0"/>
        <w:lvlJc w:val="left"/>
      </w:lvl>
    </w:lvlOverride>
    <w:lvlOverride w:ilvl="1">
      <w:startOverride w:val="1"/>
      <w:lvl w:ilvl="1">
        <w:start w:val="1"/>
        <w:numFmt w:val="decimal"/>
        <w:pStyle w:val="Leg2Lev2"/>
        <w:lvlText w:val="%1.%2"/>
        <w:lvlJc w:val="left"/>
      </w:lvl>
    </w:lvlOverride>
    <w:lvlOverride w:ilvl="2">
      <w:startOverride w:val="1"/>
      <w:lvl w:ilvl="2">
        <w:start w:val="1"/>
        <w:numFmt w:val="decimal"/>
        <w:pStyle w:val="Leg2Lev3"/>
        <w:lvlText w:val="(%3)"/>
        <w:lvlJc w:val="left"/>
      </w:lvl>
    </w:lvlOverride>
    <w:lvlOverride w:ilvl="3">
      <w:startOverride w:val="1"/>
      <w:lvl w:ilvl="3">
        <w:start w:val="1"/>
        <w:numFmt w:val="decimal"/>
        <w:pStyle w:val="Leg2Lev4"/>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1" w16cid:durableId="1204754607">
    <w:abstractNumId w:val="0"/>
  </w:num>
  <w:num w:numId="12" w16cid:durableId="820004321">
    <w:abstractNumId w:val="1"/>
  </w:num>
  <w:num w:numId="13" w16cid:durableId="1565868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4" w16cid:durableId="982582596">
    <w:abstractNumId w:val="22"/>
  </w:num>
  <w:num w:numId="15" w16cid:durableId="2002082272">
    <w:abstractNumId w:val="41"/>
  </w:num>
  <w:num w:numId="16" w16cid:durableId="2022931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7" w16cid:durableId="1439564176">
    <w:abstractNumId w:val="3"/>
  </w:num>
  <w:num w:numId="18" w16cid:durableId="1556501521">
    <w:abstractNumId w:val="14"/>
  </w:num>
  <w:num w:numId="19" w16cid:durableId="750929933">
    <w:abstractNumId w:val="30"/>
  </w:num>
  <w:num w:numId="20" w16cid:durableId="1687712315">
    <w:abstractNumId w:val="23"/>
  </w:num>
  <w:num w:numId="21" w16cid:durableId="1752124127">
    <w:abstractNumId w:val="13"/>
  </w:num>
  <w:num w:numId="22" w16cid:durableId="427967512">
    <w:abstractNumId w:val="36"/>
    <w:lvlOverride w:ilvl="0">
      <w:lvl w:ilvl="0">
        <w:start w:val="1"/>
        <w:numFmt w:val="decimal"/>
        <w:pStyle w:val="AppendixH1"/>
        <w:lvlText w:val="%1."/>
        <w:lvlJc w:val="left"/>
        <w:pPr>
          <w:tabs>
            <w:tab w:val="num" w:pos="720"/>
          </w:tabs>
          <w:ind w:left="720" w:hanging="720"/>
        </w:pPr>
        <w:rPr>
          <w:rFonts w:ascii="Arial" w:hAnsi="Arial" w:eastAsia="SimSun"/>
          <w:b/>
          <w:sz w:val="22"/>
          <w:szCs w:val="22"/>
        </w:rPr>
      </w:lvl>
    </w:lvlOverride>
    <w:lvlOverride w:ilvl="1">
      <w:lvl w:ilvl="1">
        <w:start w:val="1"/>
        <w:numFmt w:val="decimal"/>
        <w:pStyle w:val="AppendixH2"/>
        <w:lvlText w:val="%1.%2"/>
        <w:lvlJc w:val="left"/>
        <w:pPr>
          <w:tabs>
            <w:tab w:val="num" w:pos="720"/>
          </w:tabs>
          <w:ind w:left="720" w:hanging="720"/>
        </w:pPr>
        <w:rPr>
          <w:rFonts w:hint="default" w:ascii="Arial" w:hAnsi="Arial" w:eastAsia="SimSun" w:cs="Arial"/>
          <w:b/>
          <w:i w:val="0"/>
          <w:sz w:val="21"/>
          <w:szCs w:val="21"/>
        </w:rPr>
      </w:lvl>
    </w:lvlOverride>
    <w:lvlOverride w:ilvl="2">
      <w:lvl w:ilvl="2">
        <w:start w:val="1"/>
        <w:numFmt w:val="decimal"/>
        <w:pStyle w:val="AppendixH3"/>
        <w:lvlText w:val="%1.%2.%3"/>
        <w:lvlJc w:val="left"/>
        <w:pPr>
          <w:tabs>
            <w:tab w:val="num" w:pos="1440"/>
          </w:tabs>
          <w:ind w:left="1440" w:hanging="720"/>
        </w:pPr>
        <w:rPr>
          <w:rFonts w:hint="default" w:ascii="Arial" w:hAnsi="Arial" w:eastAsia="SimSun" w:cs="Arial"/>
          <w:b/>
          <w:i w:val="0"/>
          <w:sz w:val="17"/>
          <w:szCs w:val="21"/>
        </w:rPr>
      </w:lvl>
    </w:lvlOverride>
  </w:num>
  <w:num w:numId="23" w16cid:durableId="1051416324">
    <w:abstractNumId w:val="36"/>
  </w:num>
  <w:num w:numId="24" w16cid:durableId="1009407508">
    <w:abstractNumId w:val="45"/>
  </w:num>
  <w:num w:numId="25" w16cid:durableId="509411798">
    <w:abstractNumId w:val="12"/>
  </w:num>
  <w:num w:numId="26" w16cid:durableId="621545669">
    <w:abstractNumId w:val="47"/>
  </w:num>
  <w:num w:numId="27" w16cid:durableId="1668439864">
    <w:abstractNumId w:val="40"/>
  </w:num>
  <w:num w:numId="28" w16cid:durableId="171336330">
    <w:abstractNumId w:val="31"/>
  </w:num>
  <w:num w:numId="29" w16cid:durableId="689646731">
    <w:abstractNumId w:val="29"/>
  </w:num>
  <w:num w:numId="30" w16cid:durableId="183061632">
    <w:abstractNumId w:val="43"/>
  </w:num>
  <w:num w:numId="31" w16cid:durableId="108166506">
    <w:abstractNumId w:val="26"/>
  </w:num>
  <w:num w:numId="32" w16cid:durableId="1709643659">
    <w:abstractNumId w:val="3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137772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12313728">
    <w:abstractNumId w:val="2"/>
  </w:num>
  <w:num w:numId="35" w16cid:durableId="1541555016">
    <w:abstractNumId w:val="25"/>
  </w:num>
  <w:num w:numId="36" w16cid:durableId="2124883344">
    <w:abstractNumId w:val="39"/>
  </w:num>
  <w:num w:numId="37" w16cid:durableId="18897143">
    <w:abstractNumId w:val="28"/>
  </w:num>
  <w:num w:numId="38" w16cid:durableId="673194162">
    <w:abstractNumId w:val="8"/>
  </w:num>
  <w:num w:numId="39" w16cid:durableId="867259002">
    <w:abstractNumId w:val="7"/>
  </w:num>
  <w:num w:numId="40" w16cid:durableId="1787263483">
    <w:abstractNumId w:val="21"/>
  </w:num>
  <w:num w:numId="41" w16cid:durableId="1551111093">
    <w:abstractNumId w:val="27"/>
  </w:num>
  <w:num w:numId="42" w16cid:durableId="1734738966">
    <w:abstractNumId w:val="44"/>
  </w:num>
  <w:num w:numId="43" w16cid:durableId="1514341372">
    <w:abstractNumId w:val="4"/>
  </w:num>
  <w:num w:numId="44" w16cid:durableId="184290331">
    <w:abstractNumId w:val="11"/>
  </w:num>
  <w:num w:numId="45" w16cid:durableId="746926792">
    <w:abstractNumId w:val="35"/>
  </w:num>
  <w:num w:numId="46" w16cid:durableId="568150529">
    <w:abstractNumId w:val="24"/>
  </w:num>
  <w:num w:numId="47" w16cid:durableId="1325206539">
    <w:abstractNumId w:val="18"/>
  </w:num>
  <w:num w:numId="48" w16cid:durableId="23868039">
    <w:abstractNumId w:val="10"/>
  </w:num>
  <w:num w:numId="49" w16cid:durableId="1430003911">
    <w:abstractNumId w:val="17"/>
  </w:num>
  <w:num w:numId="50" w16cid:durableId="1193686228">
    <w:abstractNumId w:val="38"/>
  </w:num>
  <w:num w:numId="51" w16cid:durableId="1152527908">
    <w:abstractNumId w:val="16"/>
  </w:num>
  <w:num w:numId="52" w16cid:durableId="1177892209">
    <w:abstractNumId w:val="42"/>
  </w:num>
  <w:num w:numId="53" w16cid:durableId="441413808">
    <w:abstractNumId w:val="6"/>
  </w:num>
  <w:numIdMacAtCleanup w:val="50"/>
</w:numbering>
</file>

<file path=word/people.xml><?xml version="1.0" encoding="utf-8"?>
<w15:people xmlns:mc="http://schemas.openxmlformats.org/markup-compatibility/2006" xmlns:w15="http://schemas.microsoft.com/office/word/2012/wordml" mc:Ignorable="w15">
  <w15:person w15:author="SingHealth Legal">
    <w15:presenceInfo w15:providerId="None" w15:userId="SingHealth Legal"/>
  </w15:person>
  <w15:person w15:author="SGH RIO">
    <w15:presenceInfo w15:providerId="None" w15:userId="SGH RIO"/>
  </w15:person>
  <w15:person w15:author="Nadya Charlayne Sutanto (SGH)">
    <w15:presenceInfo w15:providerId="AD" w15:userId="S::nadya.charlayne.sutanto@sgh.com.sg::76f21ba7-bc9d-4094-9ab0-ed928b67bb74"/>
  </w15:person>
  <w15:person w15:author="Chesed (SGH RIO)">
    <w15:presenceInfo w15:providerId="None" w15:userId="Chesed (SGH RIO)"/>
  </w15:person>
  <w15:person w15:author="Tran Nguyen Tuan Anh (SingHealth - RADSC)">
    <w15:presenceInfo w15:providerId="AD" w15:userId="S::tran.nguyen.tuan.anh@singhealth.com.sg::c7e51d90-7546-4734-b11f-4f8cd8338500"/>
  </w15:person>
  <w15:person w15:author="Tran Nguyen Tuan Anh (SingHealth - RADSC)">
    <w15:presenceInfo w15:providerId="AD" w15:userId="S::tran.nguyen.tuan.anh@singhealth.com.sg::c7e51d90-7546-4734-b11f-4f8cd833850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6F"/>
    <w:rsid w:val="00003942"/>
    <w:rsid w:val="00003D0F"/>
    <w:rsid w:val="000054DC"/>
    <w:rsid w:val="00006401"/>
    <w:rsid w:val="00010073"/>
    <w:rsid w:val="000122C9"/>
    <w:rsid w:val="00017779"/>
    <w:rsid w:val="0002044D"/>
    <w:rsid w:val="00022359"/>
    <w:rsid w:val="00023E95"/>
    <w:rsid w:val="000242E6"/>
    <w:rsid w:val="00024B2F"/>
    <w:rsid w:val="00025BCA"/>
    <w:rsid w:val="000264AC"/>
    <w:rsid w:val="000273AA"/>
    <w:rsid w:val="000278ED"/>
    <w:rsid w:val="00032FFC"/>
    <w:rsid w:val="00033754"/>
    <w:rsid w:val="00033787"/>
    <w:rsid w:val="00035D08"/>
    <w:rsid w:val="00037530"/>
    <w:rsid w:val="00040034"/>
    <w:rsid w:val="00041B05"/>
    <w:rsid w:val="00043FAC"/>
    <w:rsid w:val="00045269"/>
    <w:rsid w:val="00045FE6"/>
    <w:rsid w:val="00046513"/>
    <w:rsid w:val="00046F1D"/>
    <w:rsid w:val="00047488"/>
    <w:rsid w:val="000475A8"/>
    <w:rsid w:val="00047BA9"/>
    <w:rsid w:val="00047E15"/>
    <w:rsid w:val="000507C4"/>
    <w:rsid w:val="00050E1A"/>
    <w:rsid w:val="0005104B"/>
    <w:rsid w:val="00052468"/>
    <w:rsid w:val="00053371"/>
    <w:rsid w:val="000538B6"/>
    <w:rsid w:val="00053A7D"/>
    <w:rsid w:val="0005473F"/>
    <w:rsid w:val="00054F30"/>
    <w:rsid w:val="00055F02"/>
    <w:rsid w:val="000565EF"/>
    <w:rsid w:val="00056A39"/>
    <w:rsid w:val="00060ADC"/>
    <w:rsid w:val="00066CC7"/>
    <w:rsid w:val="00073084"/>
    <w:rsid w:val="000731FC"/>
    <w:rsid w:val="00073842"/>
    <w:rsid w:val="00073C80"/>
    <w:rsid w:val="00074069"/>
    <w:rsid w:val="000755C3"/>
    <w:rsid w:val="0008009D"/>
    <w:rsid w:val="0008017D"/>
    <w:rsid w:val="000856B3"/>
    <w:rsid w:val="0008781E"/>
    <w:rsid w:val="00087D96"/>
    <w:rsid w:val="00090B4C"/>
    <w:rsid w:val="00092DC2"/>
    <w:rsid w:val="00095A01"/>
    <w:rsid w:val="00097B9F"/>
    <w:rsid w:val="000A0131"/>
    <w:rsid w:val="000A0A0D"/>
    <w:rsid w:val="000A1456"/>
    <w:rsid w:val="000A4147"/>
    <w:rsid w:val="000A63BC"/>
    <w:rsid w:val="000A6C91"/>
    <w:rsid w:val="000A71FB"/>
    <w:rsid w:val="000B0200"/>
    <w:rsid w:val="000B05C7"/>
    <w:rsid w:val="000B09EB"/>
    <w:rsid w:val="000B12DC"/>
    <w:rsid w:val="000B1DD2"/>
    <w:rsid w:val="000B4AAE"/>
    <w:rsid w:val="000B613F"/>
    <w:rsid w:val="000C0F72"/>
    <w:rsid w:val="000C2081"/>
    <w:rsid w:val="000C3792"/>
    <w:rsid w:val="000C4174"/>
    <w:rsid w:val="000D0F95"/>
    <w:rsid w:val="000D1D98"/>
    <w:rsid w:val="000D218A"/>
    <w:rsid w:val="000D3BAB"/>
    <w:rsid w:val="000D4256"/>
    <w:rsid w:val="000E0402"/>
    <w:rsid w:val="000E3B6C"/>
    <w:rsid w:val="000E7DF6"/>
    <w:rsid w:val="000F0EB8"/>
    <w:rsid w:val="000F44C0"/>
    <w:rsid w:val="000F7821"/>
    <w:rsid w:val="00100205"/>
    <w:rsid w:val="00101F6E"/>
    <w:rsid w:val="001032F0"/>
    <w:rsid w:val="00103D4D"/>
    <w:rsid w:val="001055E2"/>
    <w:rsid w:val="00105730"/>
    <w:rsid w:val="00107651"/>
    <w:rsid w:val="00110347"/>
    <w:rsid w:val="00110FF6"/>
    <w:rsid w:val="0011169A"/>
    <w:rsid w:val="001117FD"/>
    <w:rsid w:val="0011218D"/>
    <w:rsid w:val="00115817"/>
    <w:rsid w:val="00120C84"/>
    <w:rsid w:val="00123A66"/>
    <w:rsid w:val="0012413E"/>
    <w:rsid w:val="00127671"/>
    <w:rsid w:val="001276FC"/>
    <w:rsid w:val="0013404C"/>
    <w:rsid w:val="0013425F"/>
    <w:rsid w:val="00136AE8"/>
    <w:rsid w:val="00140909"/>
    <w:rsid w:val="001410F4"/>
    <w:rsid w:val="0014237C"/>
    <w:rsid w:val="00143019"/>
    <w:rsid w:val="00144071"/>
    <w:rsid w:val="00145D34"/>
    <w:rsid w:val="00146960"/>
    <w:rsid w:val="00150059"/>
    <w:rsid w:val="00150C03"/>
    <w:rsid w:val="001517D2"/>
    <w:rsid w:val="00151814"/>
    <w:rsid w:val="001535FB"/>
    <w:rsid w:val="00155C59"/>
    <w:rsid w:val="00157D8C"/>
    <w:rsid w:val="001629D7"/>
    <w:rsid w:val="001641FC"/>
    <w:rsid w:val="00165E4F"/>
    <w:rsid w:val="00166C40"/>
    <w:rsid w:val="00167145"/>
    <w:rsid w:val="0016791E"/>
    <w:rsid w:val="00167F8A"/>
    <w:rsid w:val="001751E6"/>
    <w:rsid w:val="0017557C"/>
    <w:rsid w:val="001815EC"/>
    <w:rsid w:val="00182356"/>
    <w:rsid w:val="0018369D"/>
    <w:rsid w:val="0018555D"/>
    <w:rsid w:val="001868A1"/>
    <w:rsid w:val="001872DE"/>
    <w:rsid w:val="00195D0F"/>
    <w:rsid w:val="001968FD"/>
    <w:rsid w:val="0019774C"/>
    <w:rsid w:val="001A0F11"/>
    <w:rsid w:val="001A0FAD"/>
    <w:rsid w:val="001A1925"/>
    <w:rsid w:val="001A36EF"/>
    <w:rsid w:val="001A3849"/>
    <w:rsid w:val="001B12CB"/>
    <w:rsid w:val="001B1C49"/>
    <w:rsid w:val="001B3FCE"/>
    <w:rsid w:val="001B685E"/>
    <w:rsid w:val="001C2657"/>
    <w:rsid w:val="001C3704"/>
    <w:rsid w:val="001C3A6B"/>
    <w:rsid w:val="001C69EC"/>
    <w:rsid w:val="001C7600"/>
    <w:rsid w:val="001D07B9"/>
    <w:rsid w:val="001D1451"/>
    <w:rsid w:val="001D19AB"/>
    <w:rsid w:val="001D290C"/>
    <w:rsid w:val="001D44F4"/>
    <w:rsid w:val="001D5353"/>
    <w:rsid w:val="001D5789"/>
    <w:rsid w:val="001D5F25"/>
    <w:rsid w:val="001E0FF9"/>
    <w:rsid w:val="001E3979"/>
    <w:rsid w:val="001E51A9"/>
    <w:rsid w:val="001E7B56"/>
    <w:rsid w:val="001F1346"/>
    <w:rsid w:val="001F3AD7"/>
    <w:rsid w:val="001F47AB"/>
    <w:rsid w:val="001F4E26"/>
    <w:rsid w:val="001F4E89"/>
    <w:rsid w:val="00203953"/>
    <w:rsid w:val="00204ADE"/>
    <w:rsid w:val="002061B7"/>
    <w:rsid w:val="002062D9"/>
    <w:rsid w:val="002109BD"/>
    <w:rsid w:val="00210FC0"/>
    <w:rsid w:val="00211D1B"/>
    <w:rsid w:val="00212C57"/>
    <w:rsid w:val="002133A2"/>
    <w:rsid w:val="00213F31"/>
    <w:rsid w:val="00214590"/>
    <w:rsid w:val="00214EF4"/>
    <w:rsid w:val="00215A89"/>
    <w:rsid w:val="00215BF7"/>
    <w:rsid w:val="00217A4E"/>
    <w:rsid w:val="00220297"/>
    <w:rsid w:val="002207BA"/>
    <w:rsid w:val="00221C67"/>
    <w:rsid w:val="00221DBF"/>
    <w:rsid w:val="00224B8A"/>
    <w:rsid w:val="0022510C"/>
    <w:rsid w:val="00225873"/>
    <w:rsid w:val="002268F9"/>
    <w:rsid w:val="00227168"/>
    <w:rsid w:val="00230BE8"/>
    <w:rsid w:val="00231010"/>
    <w:rsid w:val="002319FE"/>
    <w:rsid w:val="002323E3"/>
    <w:rsid w:val="00232E8F"/>
    <w:rsid w:val="002330ED"/>
    <w:rsid w:val="00233FF1"/>
    <w:rsid w:val="0024070E"/>
    <w:rsid w:val="00241053"/>
    <w:rsid w:val="00241957"/>
    <w:rsid w:val="00241F60"/>
    <w:rsid w:val="00242C4C"/>
    <w:rsid w:val="002436DB"/>
    <w:rsid w:val="0024642E"/>
    <w:rsid w:val="00250B49"/>
    <w:rsid w:val="00254146"/>
    <w:rsid w:val="00254188"/>
    <w:rsid w:val="00256579"/>
    <w:rsid w:val="00256D88"/>
    <w:rsid w:val="00257212"/>
    <w:rsid w:val="00257D1D"/>
    <w:rsid w:val="00257FBD"/>
    <w:rsid w:val="00260663"/>
    <w:rsid w:val="00261390"/>
    <w:rsid w:val="0026542E"/>
    <w:rsid w:val="00265B22"/>
    <w:rsid w:val="00265BC7"/>
    <w:rsid w:val="002662DE"/>
    <w:rsid w:val="002663A4"/>
    <w:rsid w:val="00266976"/>
    <w:rsid w:val="00267B70"/>
    <w:rsid w:val="0027139E"/>
    <w:rsid w:val="00276D6A"/>
    <w:rsid w:val="00277DAE"/>
    <w:rsid w:val="0028018C"/>
    <w:rsid w:val="00282B02"/>
    <w:rsid w:val="0028306B"/>
    <w:rsid w:val="002833AE"/>
    <w:rsid w:val="002838B5"/>
    <w:rsid w:val="002855D1"/>
    <w:rsid w:val="00286045"/>
    <w:rsid w:val="0028647A"/>
    <w:rsid w:val="002876F7"/>
    <w:rsid w:val="0029123E"/>
    <w:rsid w:val="00292798"/>
    <w:rsid w:val="002A007A"/>
    <w:rsid w:val="002A0CC2"/>
    <w:rsid w:val="002A12E5"/>
    <w:rsid w:val="002A190E"/>
    <w:rsid w:val="002A1953"/>
    <w:rsid w:val="002A1DE6"/>
    <w:rsid w:val="002A4A2B"/>
    <w:rsid w:val="002A4D39"/>
    <w:rsid w:val="002A7EC9"/>
    <w:rsid w:val="002B2460"/>
    <w:rsid w:val="002B2A45"/>
    <w:rsid w:val="002B4FB1"/>
    <w:rsid w:val="002C29A1"/>
    <w:rsid w:val="002C30A3"/>
    <w:rsid w:val="002C354C"/>
    <w:rsid w:val="002C3A76"/>
    <w:rsid w:val="002C6F5B"/>
    <w:rsid w:val="002C7757"/>
    <w:rsid w:val="002D0E83"/>
    <w:rsid w:val="002D4026"/>
    <w:rsid w:val="002D5A22"/>
    <w:rsid w:val="002D6F6A"/>
    <w:rsid w:val="002D736C"/>
    <w:rsid w:val="002E163B"/>
    <w:rsid w:val="002E4848"/>
    <w:rsid w:val="002E772F"/>
    <w:rsid w:val="002E7D49"/>
    <w:rsid w:val="002F158E"/>
    <w:rsid w:val="002F338B"/>
    <w:rsid w:val="002F5E1A"/>
    <w:rsid w:val="002F71F7"/>
    <w:rsid w:val="003033E0"/>
    <w:rsid w:val="003041C8"/>
    <w:rsid w:val="00304BA9"/>
    <w:rsid w:val="00304C2F"/>
    <w:rsid w:val="003070CE"/>
    <w:rsid w:val="003100F9"/>
    <w:rsid w:val="003103A6"/>
    <w:rsid w:val="00312C8F"/>
    <w:rsid w:val="003133C0"/>
    <w:rsid w:val="00314619"/>
    <w:rsid w:val="00315C06"/>
    <w:rsid w:val="00317A97"/>
    <w:rsid w:val="00317EE9"/>
    <w:rsid w:val="003246EC"/>
    <w:rsid w:val="003252E0"/>
    <w:rsid w:val="00325E22"/>
    <w:rsid w:val="0032752A"/>
    <w:rsid w:val="00330337"/>
    <w:rsid w:val="00330346"/>
    <w:rsid w:val="00333092"/>
    <w:rsid w:val="0033342E"/>
    <w:rsid w:val="0033558B"/>
    <w:rsid w:val="003400A1"/>
    <w:rsid w:val="00340268"/>
    <w:rsid w:val="00341817"/>
    <w:rsid w:val="00341D0F"/>
    <w:rsid w:val="003422A5"/>
    <w:rsid w:val="00344542"/>
    <w:rsid w:val="0034650B"/>
    <w:rsid w:val="00350812"/>
    <w:rsid w:val="0035191F"/>
    <w:rsid w:val="003521FD"/>
    <w:rsid w:val="003528A8"/>
    <w:rsid w:val="00352B53"/>
    <w:rsid w:val="0035420B"/>
    <w:rsid w:val="00354B31"/>
    <w:rsid w:val="00354C6B"/>
    <w:rsid w:val="003600AC"/>
    <w:rsid w:val="00360A77"/>
    <w:rsid w:val="003612F6"/>
    <w:rsid w:val="00362C9E"/>
    <w:rsid w:val="00363334"/>
    <w:rsid w:val="00363824"/>
    <w:rsid w:val="003638CC"/>
    <w:rsid w:val="00363AE0"/>
    <w:rsid w:val="003659A2"/>
    <w:rsid w:val="00365EA7"/>
    <w:rsid w:val="00370607"/>
    <w:rsid w:val="00370720"/>
    <w:rsid w:val="00374B40"/>
    <w:rsid w:val="003752AE"/>
    <w:rsid w:val="00376192"/>
    <w:rsid w:val="00376CB3"/>
    <w:rsid w:val="0038013C"/>
    <w:rsid w:val="00380F3C"/>
    <w:rsid w:val="0038385C"/>
    <w:rsid w:val="00386EAB"/>
    <w:rsid w:val="003912DE"/>
    <w:rsid w:val="0039172C"/>
    <w:rsid w:val="0039385D"/>
    <w:rsid w:val="00394164"/>
    <w:rsid w:val="00394D81"/>
    <w:rsid w:val="00394E1A"/>
    <w:rsid w:val="00395A2E"/>
    <w:rsid w:val="003964FF"/>
    <w:rsid w:val="00396747"/>
    <w:rsid w:val="003A1615"/>
    <w:rsid w:val="003A1C2D"/>
    <w:rsid w:val="003A643F"/>
    <w:rsid w:val="003B1778"/>
    <w:rsid w:val="003B2C20"/>
    <w:rsid w:val="003B40BD"/>
    <w:rsid w:val="003B6F54"/>
    <w:rsid w:val="003C0907"/>
    <w:rsid w:val="003C14D8"/>
    <w:rsid w:val="003C2C9F"/>
    <w:rsid w:val="003C319B"/>
    <w:rsid w:val="003C5528"/>
    <w:rsid w:val="003C6364"/>
    <w:rsid w:val="003C7C32"/>
    <w:rsid w:val="003D0678"/>
    <w:rsid w:val="003D15B3"/>
    <w:rsid w:val="003D306F"/>
    <w:rsid w:val="003D634C"/>
    <w:rsid w:val="003D6AC6"/>
    <w:rsid w:val="003D72D1"/>
    <w:rsid w:val="003D7785"/>
    <w:rsid w:val="003E0029"/>
    <w:rsid w:val="003E1691"/>
    <w:rsid w:val="003E1F7F"/>
    <w:rsid w:val="003E41B6"/>
    <w:rsid w:val="003E4990"/>
    <w:rsid w:val="003E499B"/>
    <w:rsid w:val="003E4C11"/>
    <w:rsid w:val="003E4EB4"/>
    <w:rsid w:val="003E7AB3"/>
    <w:rsid w:val="003F4C37"/>
    <w:rsid w:val="003F7BD5"/>
    <w:rsid w:val="00400259"/>
    <w:rsid w:val="004006CA"/>
    <w:rsid w:val="0040308D"/>
    <w:rsid w:val="00403D37"/>
    <w:rsid w:val="00405217"/>
    <w:rsid w:val="004056BB"/>
    <w:rsid w:val="00407E15"/>
    <w:rsid w:val="00416ECC"/>
    <w:rsid w:val="00422984"/>
    <w:rsid w:val="00423971"/>
    <w:rsid w:val="00424C9C"/>
    <w:rsid w:val="00425430"/>
    <w:rsid w:val="00430064"/>
    <w:rsid w:val="004302A7"/>
    <w:rsid w:val="0043063F"/>
    <w:rsid w:val="0043188A"/>
    <w:rsid w:val="0043264F"/>
    <w:rsid w:val="004336A3"/>
    <w:rsid w:val="00433844"/>
    <w:rsid w:val="00434C5C"/>
    <w:rsid w:val="004363BD"/>
    <w:rsid w:val="0044038C"/>
    <w:rsid w:val="0044175E"/>
    <w:rsid w:val="0044343B"/>
    <w:rsid w:val="004435C9"/>
    <w:rsid w:val="00443919"/>
    <w:rsid w:val="004461C2"/>
    <w:rsid w:val="00450C59"/>
    <w:rsid w:val="004529BF"/>
    <w:rsid w:val="00453B87"/>
    <w:rsid w:val="00454C9F"/>
    <w:rsid w:val="00455894"/>
    <w:rsid w:val="00456ECA"/>
    <w:rsid w:val="00457474"/>
    <w:rsid w:val="00457841"/>
    <w:rsid w:val="00460ACC"/>
    <w:rsid w:val="0046150C"/>
    <w:rsid w:val="00461DCA"/>
    <w:rsid w:val="00465547"/>
    <w:rsid w:val="004744C2"/>
    <w:rsid w:val="004764F9"/>
    <w:rsid w:val="00476852"/>
    <w:rsid w:val="004778A0"/>
    <w:rsid w:val="00477D3A"/>
    <w:rsid w:val="00477ECB"/>
    <w:rsid w:val="00480D41"/>
    <w:rsid w:val="004838A2"/>
    <w:rsid w:val="00486979"/>
    <w:rsid w:val="00487B40"/>
    <w:rsid w:val="00492686"/>
    <w:rsid w:val="004936EA"/>
    <w:rsid w:val="004937FA"/>
    <w:rsid w:val="00493A14"/>
    <w:rsid w:val="0049534D"/>
    <w:rsid w:val="004A0843"/>
    <w:rsid w:val="004A0EE8"/>
    <w:rsid w:val="004A1C41"/>
    <w:rsid w:val="004A4606"/>
    <w:rsid w:val="004A492B"/>
    <w:rsid w:val="004A4E6B"/>
    <w:rsid w:val="004B2844"/>
    <w:rsid w:val="004B744D"/>
    <w:rsid w:val="004C2EED"/>
    <w:rsid w:val="004C587E"/>
    <w:rsid w:val="004C6B13"/>
    <w:rsid w:val="004CE09D"/>
    <w:rsid w:val="004D016B"/>
    <w:rsid w:val="004D044F"/>
    <w:rsid w:val="004D1F11"/>
    <w:rsid w:val="004D2012"/>
    <w:rsid w:val="004D272F"/>
    <w:rsid w:val="004D5285"/>
    <w:rsid w:val="004D6036"/>
    <w:rsid w:val="004D627C"/>
    <w:rsid w:val="004E1829"/>
    <w:rsid w:val="004E1FBC"/>
    <w:rsid w:val="004E2243"/>
    <w:rsid w:val="004E62F0"/>
    <w:rsid w:val="004E6625"/>
    <w:rsid w:val="004F0370"/>
    <w:rsid w:val="004F26A1"/>
    <w:rsid w:val="004F37C1"/>
    <w:rsid w:val="004F3FAB"/>
    <w:rsid w:val="004F4B59"/>
    <w:rsid w:val="004F4F24"/>
    <w:rsid w:val="004F57A9"/>
    <w:rsid w:val="004F6626"/>
    <w:rsid w:val="00501AED"/>
    <w:rsid w:val="00503AF1"/>
    <w:rsid w:val="005061D3"/>
    <w:rsid w:val="0050728A"/>
    <w:rsid w:val="005110E8"/>
    <w:rsid w:val="00515AC7"/>
    <w:rsid w:val="00515C09"/>
    <w:rsid w:val="00516574"/>
    <w:rsid w:val="005171B6"/>
    <w:rsid w:val="00517F73"/>
    <w:rsid w:val="005203B6"/>
    <w:rsid w:val="00520DEF"/>
    <w:rsid w:val="00520F45"/>
    <w:rsid w:val="005224EF"/>
    <w:rsid w:val="0052251C"/>
    <w:rsid w:val="0052528C"/>
    <w:rsid w:val="005253F9"/>
    <w:rsid w:val="00525AC9"/>
    <w:rsid w:val="00525ADE"/>
    <w:rsid w:val="00525CE2"/>
    <w:rsid w:val="00527E7F"/>
    <w:rsid w:val="00532536"/>
    <w:rsid w:val="00532D81"/>
    <w:rsid w:val="00533D71"/>
    <w:rsid w:val="005340B1"/>
    <w:rsid w:val="00536237"/>
    <w:rsid w:val="00537344"/>
    <w:rsid w:val="00537DA6"/>
    <w:rsid w:val="0054102F"/>
    <w:rsid w:val="0054401B"/>
    <w:rsid w:val="005443B4"/>
    <w:rsid w:val="00545B63"/>
    <w:rsid w:val="00551278"/>
    <w:rsid w:val="00551D16"/>
    <w:rsid w:val="005528DE"/>
    <w:rsid w:val="00552A18"/>
    <w:rsid w:val="00552BEA"/>
    <w:rsid w:val="005531DC"/>
    <w:rsid w:val="00554A2E"/>
    <w:rsid w:val="00556066"/>
    <w:rsid w:val="00560109"/>
    <w:rsid w:val="00560438"/>
    <w:rsid w:val="00560B5F"/>
    <w:rsid w:val="0056385E"/>
    <w:rsid w:val="00566CCD"/>
    <w:rsid w:val="00567B6D"/>
    <w:rsid w:val="00567EFD"/>
    <w:rsid w:val="00571748"/>
    <w:rsid w:val="00576AFB"/>
    <w:rsid w:val="00577699"/>
    <w:rsid w:val="00580F7E"/>
    <w:rsid w:val="00581ADC"/>
    <w:rsid w:val="005841B7"/>
    <w:rsid w:val="00593A15"/>
    <w:rsid w:val="0059412F"/>
    <w:rsid w:val="00596746"/>
    <w:rsid w:val="00596A42"/>
    <w:rsid w:val="00596F7E"/>
    <w:rsid w:val="005A0358"/>
    <w:rsid w:val="005A18F5"/>
    <w:rsid w:val="005A2409"/>
    <w:rsid w:val="005B308E"/>
    <w:rsid w:val="005B6FB1"/>
    <w:rsid w:val="005B71D1"/>
    <w:rsid w:val="005B743C"/>
    <w:rsid w:val="005B7739"/>
    <w:rsid w:val="005B79C2"/>
    <w:rsid w:val="005C10BC"/>
    <w:rsid w:val="005C3F0D"/>
    <w:rsid w:val="005D7819"/>
    <w:rsid w:val="005E0087"/>
    <w:rsid w:val="005E0363"/>
    <w:rsid w:val="005E310A"/>
    <w:rsid w:val="005E4D55"/>
    <w:rsid w:val="005F07A0"/>
    <w:rsid w:val="005F139E"/>
    <w:rsid w:val="005F270D"/>
    <w:rsid w:val="005F670C"/>
    <w:rsid w:val="005F7236"/>
    <w:rsid w:val="00600F72"/>
    <w:rsid w:val="00606D6F"/>
    <w:rsid w:val="0061027E"/>
    <w:rsid w:val="00610E18"/>
    <w:rsid w:val="0061157E"/>
    <w:rsid w:val="006121D4"/>
    <w:rsid w:val="0061329C"/>
    <w:rsid w:val="006134E5"/>
    <w:rsid w:val="006142B1"/>
    <w:rsid w:val="00615BEF"/>
    <w:rsid w:val="006166B5"/>
    <w:rsid w:val="00620037"/>
    <w:rsid w:val="00621318"/>
    <w:rsid w:val="00621F6E"/>
    <w:rsid w:val="006275FC"/>
    <w:rsid w:val="0063067A"/>
    <w:rsid w:val="006310EF"/>
    <w:rsid w:val="0063115B"/>
    <w:rsid w:val="00631F46"/>
    <w:rsid w:val="006328EF"/>
    <w:rsid w:val="00633A36"/>
    <w:rsid w:val="00633BBF"/>
    <w:rsid w:val="00635904"/>
    <w:rsid w:val="006363B5"/>
    <w:rsid w:val="00641A6A"/>
    <w:rsid w:val="00642A09"/>
    <w:rsid w:val="0064613C"/>
    <w:rsid w:val="00646871"/>
    <w:rsid w:val="0065071C"/>
    <w:rsid w:val="00650A64"/>
    <w:rsid w:val="00653069"/>
    <w:rsid w:val="00656A5B"/>
    <w:rsid w:val="0066083C"/>
    <w:rsid w:val="00662D27"/>
    <w:rsid w:val="00663315"/>
    <w:rsid w:val="0066605B"/>
    <w:rsid w:val="00666280"/>
    <w:rsid w:val="0066670A"/>
    <w:rsid w:val="00666C97"/>
    <w:rsid w:val="00666D38"/>
    <w:rsid w:val="0067029A"/>
    <w:rsid w:val="00670335"/>
    <w:rsid w:val="00670957"/>
    <w:rsid w:val="00671CE9"/>
    <w:rsid w:val="00671F9D"/>
    <w:rsid w:val="00675A3D"/>
    <w:rsid w:val="0067605D"/>
    <w:rsid w:val="00683D4E"/>
    <w:rsid w:val="00684AE1"/>
    <w:rsid w:val="00686038"/>
    <w:rsid w:val="0068700A"/>
    <w:rsid w:val="00687A24"/>
    <w:rsid w:val="00690AB1"/>
    <w:rsid w:val="0069166A"/>
    <w:rsid w:val="006920EF"/>
    <w:rsid w:val="00693A57"/>
    <w:rsid w:val="00693F39"/>
    <w:rsid w:val="006945E2"/>
    <w:rsid w:val="00695120"/>
    <w:rsid w:val="006954B7"/>
    <w:rsid w:val="00695966"/>
    <w:rsid w:val="006A0216"/>
    <w:rsid w:val="006A126F"/>
    <w:rsid w:val="006A1F81"/>
    <w:rsid w:val="006A4C17"/>
    <w:rsid w:val="006A4DDE"/>
    <w:rsid w:val="006A5981"/>
    <w:rsid w:val="006A7312"/>
    <w:rsid w:val="006B0173"/>
    <w:rsid w:val="006B1D0B"/>
    <w:rsid w:val="006B2432"/>
    <w:rsid w:val="006B54F9"/>
    <w:rsid w:val="006B5D08"/>
    <w:rsid w:val="006C04C1"/>
    <w:rsid w:val="006C0DCE"/>
    <w:rsid w:val="006C5EE4"/>
    <w:rsid w:val="006C64F7"/>
    <w:rsid w:val="006C73B2"/>
    <w:rsid w:val="006D0770"/>
    <w:rsid w:val="006D1B5C"/>
    <w:rsid w:val="006D1D1F"/>
    <w:rsid w:val="006D30ED"/>
    <w:rsid w:val="006D3702"/>
    <w:rsid w:val="006D578D"/>
    <w:rsid w:val="006D6EDC"/>
    <w:rsid w:val="006D6F45"/>
    <w:rsid w:val="006D7618"/>
    <w:rsid w:val="006D76C1"/>
    <w:rsid w:val="006E26A9"/>
    <w:rsid w:val="006E2CF4"/>
    <w:rsid w:val="006E656E"/>
    <w:rsid w:val="006E675D"/>
    <w:rsid w:val="006E693D"/>
    <w:rsid w:val="006F0DD8"/>
    <w:rsid w:val="006F19FB"/>
    <w:rsid w:val="006F1ACD"/>
    <w:rsid w:val="006F1B0D"/>
    <w:rsid w:val="006F34D8"/>
    <w:rsid w:val="006F43E1"/>
    <w:rsid w:val="006F4BF3"/>
    <w:rsid w:val="006F6190"/>
    <w:rsid w:val="006F62F4"/>
    <w:rsid w:val="006F683C"/>
    <w:rsid w:val="007021A2"/>
    <w:rsid w:val="0070300D"/>
    <w:rsid w:val="00703022"/>
    <w:rsid w:val="00705111"/>
    <w:rsid w:val="00706076"/>
    <w:rsid w:val="00706876"/>
    <w:rsid w:val="00706FE4"/>
    <w:rsid w:val="00711CC2"/>
    <w:rsid w:val="00712E30"/>
    <w:rsid w:val="0071417C"/>
    <w:rsid w:val="00715024"/>
    <w:rsid w:val="0072033E"/>
    <w:rsid w:val="0072114A"/>
    <w:rsid w:val="00722C19"/>
    <w:rsid w:val="007243D4"/>
    <w:rsid w:val="00724579"/>
    <w:rsid w:val="00725F99"/>
    <w:rsid w:val="00727A22"/>
    <w:rsid w:val="00730AD6"/>
    <w:rsid w:val="00732857"/>
    <w:rsid w:val="00736729"/>
    <w:rsid w:val="00744FCB"/>
    <w:rsid w:val="00745083"/>
    <w:rsid w:val="00745286"/>
    <w:rsid w:val="00747837"/>
    <w:rsid w:val="0075050B"/>
    <w:rsid w:val="00750883"/>
    <w:rsid w:val="00752E51"/>
    <w:rsid w:val="007543D5"/>
    <w:rsid w:val="00754D9D"/>
    <w:rsid w:val="007559F9"/>
    <w:rsid w:val="00757006"/>
    <w:rsid w:val="00760125"/>
    <w:rsid w:val="00760A6B"/>
    <w:rsid w:val="007642A7"/>
    <w:rsid w:val="00765323"/>
    <w:rsid w:val="00770D84"/>
    <w:rsid w:val="0077161F"/>
    <w:rsid w:val="0077252E"/>
    <w:rsid w:val="00774791"/>
    <w:rsid w:val="00775833"/>
    <w:rsid w:val="00776D2C"/>
    <w:rsid w:val="00776F5C"/>
    <w:rsid w:val="00777869"/>
    <w:rsid w:val="00782397"/>
    <w:rsid w:val="007833BB"/>
    <w:rsid w:val="00785CB6"/>
    <w:rsid w:val="00793875"/>
    <w:rsid w:val="00793A1A"/>
    <w:rsid w:val="0079605E"/>
    <w:rsid w:val="00796D7E"/>
    <w:rsid w:val="007A1377"/>
    <w:rsid w:val="007A1F08"/>
    <w:rsid w:val="007A56B6"/>
    <w:rsid w:val="007A6941"/>
    <w:rsid w:val="007B03C2"/>
    <w:rsid w:val="007B05D0"/>
    <w:rsid w:val="007B305C"/>
    <w:rsid w:val="007B7886"/>
    <w:rsid w:val="007C09BC"/>
    <w:rsid w:val="007C126C"/>
    <w:rsid w:val="007C2603"/>
    <w:rsid w:val="007C397F"/>
    <w:rsid w:val="007C3EEC"/>
    <w:rsid w:val="007D2D3D"/>
    <w:rsid w:val="007D345F"/>
    <w:rsid w:val="007D3813"/>
    <w:rsid w:val="007D57E8"/>
    <w:rsid w:val="007D6F79"/>
    <w:rsid w:val="007E10DC"/>
    <w:rsid w:val="007E1BB2"/>
    <w:rsid w:val="007E3E50"/>
    <w:rsid w:val="007E3F2F"/>
    <w:rsid w:val="007E4625"/>
    <w:rsid w:val="007E4928"/>
    <w:rsid w:val="007E4D3E"/>
    <w:rsid w:val="007F15C8"/>
    <w:rsid w:val="007F17FC"/>
    <w:rsid w:val="007F203A"/>
    <w:rsid w:val="007F6AFE"/>
    <w:rsid w:val="007F761C"/>
    <w:rsid w:val="00802FDB"/>
    <w:rsid w:val="00803479"/>
    <w:rsid w:val="00804396"/>
    <w:rsid w:val="00810A91"/>
    <w:rsid w:val="00811CD5"/>
    <w:rsid w:val="0081330E"/>
    <w:rsid w:val="00814005"/>
    <w:rsid w:val="00816288"/>
    <w:rsid w:val="0082058D"/>
    <w:rsid w:val="00820C0D"/>
    <w:rsid w:val="00823A49"/>
    <w:rsid w:val="0082411F"/>
    <w:rsid w:val="00826BC2"/>
    <w:rsid w:val="00827A85"/>
    <w:rsid w:val="00830D32"/>
    <w:rsid w:val="00831808"/>
    <w:rsid w:val="00831A36"/>
    <w:rsid w:val="00832597"/>
    <w:rsid w:val="008338EC"/>
    <w:rsid w:val="008345F8"/>
    <w:rsid w:val="008358CB"/>
    <w:rsid w:val="00842AB5"/>
    <w:rsid w:val="00843C1F"/>
    <w:rsid w:val="00845408"/>
    <w:rsid w:val="00845BFD"/>
    <w:rsid w:val="00846299"/>
    <w:rsid w:val="008477DA"/>
    <w:rsid w:val="00850281"/>
    <w:rsid w:val="0085226A"/>
    <w:rsid w:val="00852E91"/>
    <w:rsid w:val="00855F98"/>
    <w:rsid w:val="00856BAC"/>
    <w:rsid w:val="00857124"/>
    <w:rsid w:val="00857B98"/>
    <w:rsid w:val="0086075A"/>
    <w:rsid w:val="0086221D"/>
    <w:rsid w:val="008646F2"/>
    <w:rsid w:val="00865F9A"/>
    <w:rsid w:val="00866317"/>
    <w:rsid w:val="008666C3"/>
    <w:rsid w:val="0087000B"/>
    <w:rsid w:val="0087334E"/>
    <w:rsid w:val="00874CD9"/>
    <w:rsid w:val="00874EAB"/>
    <w:rsid w:val="00880457"/>
    <w:rsid w:val="00883C59"/>
    <w:rsid w:val="00884FBF"/>
    <w:rsid w:val="00885006"/>
    <w:rsid w:val="0088578A"/>
    <w:rsid w:val="0088747F"/>
    <w:rsid w:val="00890484"/>
    <w:rsid w:val="00890CB9"/>
    <w:rsid w:val="0089223B"/>
    <w:rsid w:val="00892936"/>
    <w:rsid w:val="00895A28"/>
    <w:rsid w:val="00897FF5"/>
    <w:rsid w:val="008A3C9F"/>
    <w:rsid w:val="008A66D8"/>
    <w:rsid w:val="008A7024"/>
    <w:rsid w:val="008A7C27"/>
    <w:rsid w:val="008A7F22"/>
    <w:rsid w:val="008B0D32"/>
    <w:rsid w:val="008B4895"/>
    <w:rsid w:val="008B5C51"/>
    <w:rsid w:val="008B6151"/>
    <w:rsid w:val="008B761B"/>
    <w:rsid w:val="008C04C1"/>
    <w:rsid w:val="008C055C"/>
    <w:rsid w:val="008C373B"/>
    <w:rsid w:val="008C546D"/>
    <w:rsid w:val="008C5890"/>
    <w:rsid w:val="008C7E16"/>
    <w:rsid w:val="008C7EF3"/>
    <w:rsid w:val="008D0188"/>
    <w:rsid w:val="008D04F5"/>
    <w:rsid w:val="008D10C0"/>
    <w:rsid w:val="008D1F9C"/>
    <w:rsid w:val="008D397E"/>
    <w:rsid w:val="008D3C01"/>
    <w:rsid w:val="008D475C"/>
    <w:rsid w:val="008D4A66"/>
    <w:rsid w:val="008D57AB"/>
    <w:rsid w:val="008E308B"/>
    <w:rsid w:val="008E3241"/>
    <w:rsid w:val="008E46BA"/>
    <w:rsid w:val="008E5D57"/>
    <w:rsid w:val="008E69CD"/>
    <w:rsid w:val="008F40A1"/>
    <w:rsid w:val="008F5624"/>
    <w:rsid w:val="00900CDD"/>
    <w:rsid w:val="0090146B"/>
    <w:rsid w:val="009059D8"/>
    <w:rsid w:val="00905E0C"/>
    <w:rsid w:val="00910ABA"/>
    <w:rsid w:val="009124E0"/>
    <w:rsid w:val="00913A43"/>
    <w:rsid w:val="00916BAD"/>
    <w:rsid w:val="00916CAA"/>
    <w:rsid w:val="00916DF6"/>
    <w:rsid w:val="0091761A"/>
    <w:rsid w:val="00921FA1"/>
    <w:rsid w:val="00923410"/>
    <w:rsid w:val="0092425B"/>
    <w:rsid w:val="0092428C"/>
    <w:rsid w:val="0092678E"/>
    <w:rsid w:val="009279A5"/>
    <w:rsid w:val="00927D35"/>
    <w:rsid w:val="00930B1A"/>
    <w:rsid w:val="0093122C"/>
    <w:rsid w:val="00934C9A"/>
    <w:rsid w:val="0093585E"/>
    <w:rsid w:val="00935F2A"/>
    <w:rsid w:val="00941652"/>
    <w:rsid w:val="009421A9"/>
    <w:rsid w:val="009464E2"/>
    <w:rsid w:val="009470AD"/>
    <w:rsid w:val="00951342"/>
    <w:rsid w:val="00952ECC"/>
    <w:rsid w:val="00953211"/>
    <w:rsid w:val="00954633"/>
    <w:rsid w:val="00954DC4"/>
    <w:rsid w:val="009603CB"/>
    <w:rsid w:val="0096052E"/>
    <w:rsid w:val="009605B6"/>
    <w:rsid w:val="00962190"/>
    <w:rsid w:val="009630FE"/>
    <w:rsid w:val="00963E7B"/>
    <w:rsid w:val="00965438"/>
    <w:rsid w:val="00965DED"/>
    <w:rsid w:val="00966429"/>
    <w:rsid w:val="0097066F"/>
    <w:rsid w:val="00974A91"/>
    <w:rsid w:val="00976E55"/>
    <w:rsid w:val="00980FDE"/>
    <w:rsid w:val="009816FE"/>
    <w:rsid w:val="0098240D"/>
    <w:rsid w:val="009850B7"/>
    <w:rsid w:val="00985432"/>
    <w:rsid w:val="00986498"/>
    <w:rsid w:val="0099255A"/>
    <w:rsid w:val="00995ABE"/>
    <w:rsid w:val="00996DA3"/>
    <w:rsid w:val="009A081A"/>
    <w:rsid w:val="009A1200"/>
    <w:rsid w:val="009B2558"/>
    <w:rsid w:val="009B38F6"/>
    <w:rsid w:val="009B4292"/>
    <w:rsid w:val="009B4A28"/>
    <w:rsid w:val="009B52C5"/>
    <w:rsid w:val="009C1F34"/>
    <w:rsid w:val="009C21B0"/>
    <w:rsid w:val="009C4076"/>
    <w:rsid w:val="009C467F"/>
    <w:rsid w:val="009C5982"/>
    <w:rsid w:val="009C5D3D"/>
    <w:rsid w:val="009C63FE"/>
    <w:rsid w:val="009C6BE0"/>
    <w:rsid w:val="009C6C35"/>
    <w:rsid w:val="009D1CAA"/>
    <w:rsid w:val="009D3EA0"/>
    <w:rsid w:val="009D4E61"/>
    <w:rsid w:val="009D5586"/>
    <w:rsid w:val="009D5D9F"/>
    <w:rsid w:val="009D7AF1"/>
    <w:rsid w:val="009D7BB1"/>
    <w:rsid w:val="009E26E7"/>
    <w:rsid w:val="009E2B8F"/>
    <w:rsid w:val="009E445A"/>
    <w:rsid w:val="009E4E6C"/>
    <w:rsid w:val="009E50AF"/>
    <w:rsid w:val="009E62AD"/>
    <w:rsid w:val="009E70FE"/>
    <w:rsid w:val="009F03B2"/>
    <w:rsid w:val="009F0C41"/>
    <w:rsid w:val="009F3044"/>
    <w:rsid w:val="009F32F7"/>
    <w:rsid w:val="009F5060"/>
    <w:rsid w:val="009F595E"/>
    <w:rsid w:val="009F709E"/>
    <w:rsid w:val="00A033FA"/>
    <w:rsid w:val="00A0533A"/>
    <w:rsid w:val="00A068C1"/>
    <w:rsid w:val="00A06ABA"/>
    <w:rsid w:val="00A07282"/>
    <w:rsid w:val="00A16B4E"/>
    <w:rsid w:val="00A2095C"/>
    <w:rsid w:val="00A24929"/>
    <w:rsid w:val="00A2666A"/>
    <w:rsid w:val="00A26B3C"/>
    <w:rsid w:val="00A34405"/>
    <w:rsid w:val="00A354A4"/>
    <w:rsid w:val="00A35D38"/>
    <w:rsid w:val="00A3782A"/>
    <w:rsid w:val="00A41AE5"/>
    <w:rsid w:val="00A41FC3"/>
    <w:rsid w:val="00A43262"/>
    <w:rsid w:val="00A4489C"/>
    <w:rsid w:val="00A47812"/>
    <w:rsid w:val="00A51478"/>
    <w:rsid w:val="00A53863"/>
    <w:rsid w:val="00A53920"/>
    <w:rsid w:val="00A53BF1"/>
    <w:rsid w:val="00A56DB7"/>
    <w:rsid w:val="00A60911"/>
    <w:rsid w:val="00A6203B"/>
    <w:rsid w:val="00A630F9"/>
    <w:rsid w:val="00A65EE6"/>
    <w:rsid w:val="00A70B66"/>
    <w:rsid w:val="00A725F5"/>
    <w:rsid w:val="00A727FB"/>
    <w:rsid w:val="00A74A40"/>
    <w:rsid w:val="00A76B39"/>
    <w:rsid w:val="00A76CBD"/>
    <w:rsid w:val="00A770F6"/>
    <w:rsid w:val="00A82AFB"/>
    <w:rsid w:val="00A901A9"/>
    <w:rsid w:val="00A904BA"/>
    <w:rsid w:val="00A91C4F"/>
    <w:rsid w:val="00A92669"/>
    <w:rsid w:val="00A9273F"/>
    <w:rsid w:val="00A936D8"/>
    <w:rsid w:val="00A95C54"/>
    <w:rsid w:val="00A970B2"/>
    <w:rsid w:val="00AA09C6"/>
    <w:rsid w:val="00AA0A53"/>
    <w:rsid w:val="00AA225A"/>
    <w:rsid w:val="00AA5CBA"/>
    <w:rsid w:val="00AB3F26"/>
    <w:rsid w:val="00AB51BF"/>
    <w:rsid w:val="00AB55E9"/>
    <w:rsid w:val="00AB57F2"/>
    <w:rsid w:val="00AB6071"/>
    <w:rsid w:val="00AB635B"/>
    <w:rsid w:val="00AB665A"/>
    <w:rsid w:val="00AB6EB6"/>
    <w:rsid w:val="00AC111B"/>
    <w:rsid w:val="00AC18A3"/>
    <w:rsid w:val="00AC1909"/>
    <w:rsid w:val="00AC2490"/>
    <w:rsid w:val="00AC24F6"/>
    <w:rsid w:val="00AC3577"/>
    <w:rsid w:val="00AC4E4A"/>
    <w:rsid w:val="00AC4F2F"/>
    <w:rsid w:val="00AC6F8E"/>
    <w:rsid w:val="00AC7E44"/>
    <w:rsid w:val="00AD019C"/>
    <w:rsid w:val="00AD0481"/>
    <w:rsid w:val="00AD0816"/>
    <w:rsid w:val="00AD1037"/>
    <w:rsid w:val="00AD1C08"/>
    <w:rsid w:val="00AD29F8"/>
    <w:rsid w:val="00AD7E1C"/>
    <w:rsid w:val="00AD7F65"/>
    <w:rsid w:val="00AE0863"/>
    <w:rsid w:val="00AE12BE"/>
    <w:rsid w:val="00AE30FC"/>
    <w:rsid w:val="00AE337C"/>
    <w:rsid w:val="00AE359A"/>
    <w:rsid w:val="00AE40D6"/>
    <w:rsid w:val="00AF0931"/>
    <w:rsid w:val="00AF48A4"/>
    <w:rsid w:val="00AF4C63"/>
    <w:rsid w:val="00AF5343"/>
    <w:rsid w:val="00AF7996"/>
    <w:rsid w:val="00B01EEA"/>
    <w:rsid w:val="00B03225"/>
    <w:rsid w:val="00B0449D"/>
    <w:rsid w:val="00B05B22"/>
    <w:rsid w:val="00B06A33"/>
    <w:rsid w:val="00B125C9"/>
    <w:rsid w:val="00B13FD8"/>
    <w:rsid w:val="00B1692D"/>
    <w:rsid w:val="00B16CFE"/>
    <w:rsid w:val="00B16F87"/>
    <w:rsid w:val="00B201D3"/>
    <w:rsid w:val="00B20622"/>
    <w:rsid w:val="00B2093F"/>
    <w:rsid w:val="00B23122"/>
    <w:rsid w:val="00B305B0"/>
    <w:rsid w:val="00B30E0F"/>
    <w:rsid w:val="00B344E0"/>
    <w:rsid w:val="00B35A0C"/>
    <w:rsid w:val="00B35B00"/>
    <w:rsid w:val="00B4055C"/>
    <w:rsid w:val="00B40D77"/>
    <w:rsid w:val="00B4127B"/>
    <w:rsid w:val="00B43FD8"/>
    <w:rsid w:val="00B4402C"/>
    <w:rsid w:val="00B46CC7"/>
    <w:rsid w:val="00B47281"/>
    <w:rsid w:val="00B5104F"/>
    <w:rsid w:val="00B5114B"/>
    <w:rsid w:val="00B53E3A"/>
    <w:rsid w:val="00B547C0"/>
    <w:rsid w:val="00B575EE"/>
    <w:rsid w:val="00B577FF"/>
    <w:rsid w:val="00B6105E"/>
    <w:rsid w:val="00B6133C"/>
    <w:rsid w:val="00B618D4"/>
    <w:rsid w:val="00B62631"/>
    <w:rsid w:val="00B62B71"/>
    <w:rsid w:val="00B6345E"/>
    <w:rsid w:val="00B64936"/>
    <w:rsid w:val="00B6548D"/>
    <w:rsid w:val="00B65DB9"/>
    <w:rsid w:val="00B67232"/>
    <w:rsid w:val="00B70B65"/>
    <w:rsid w:val="00B70E1A"/>
    <w:rsid w:val="00B72916"/>
    <w:rsid w:val="00B73A73"/>
    <w:rsid w:val="00B75CC8"/>
    <w:rsid w:val="00B76F59"/>
    <w:rsid w:val="00B775B9"/>
    <w:rsid w:val="00B77E08"/>
    <w:rsid w:val="00B8308E"/>
    <w:rsid w:val="00B844B3"/>
    <w:rsid w:val="00B84575"/>
    <w:rsid w:val="00B85F9D"/>
    <w:rsid w:val="00B87BA6"/>
    <w:rsid w:val="00B906D8"/>
    <w:rsid w:val="00B92AA4"/>
    <w:rsid w:val="00B92DEC"/>
    <w:rsid w:val="00B9483F"/>
    <w:rsid w:val="00B94FD8"/>
    <w:rsid w:val="00B95A0D"/>
    <w:rsid w:val="00B971B8"/>
    <w:rsid w:val="00B97859"/>
    <w:rsid w:val="00BA0C09"/>
    <w:rsid w:val="00BA1376"/>
    <w:rsid w:val="00BA1C84"/>
    <w:rsid w:val="00BA5E10"/>
    <w:rsid w:val="00BA6900"/>
    <w:rsid w:val="00BA7344"/>
    <w:rsid w:val="00BB0599"/>
    <w:rsid w:val="00BB0DB9"/>
    <w:rsid w:val="00BB44B8"/>
    <w:rsid w:val="00BB667B"/>
    <w:rsid w:val="00BB6F12"/>
    <w:rsid w:val="00BC4573"/>
    <w:rsid w:val="00BD531C"/>
    <w:rsid w:val="00BD7CDA"/>
    <w:rsid w:val="00BE0CE6"/>
    <w:rsid w:val="00BE20E7"/>
    <w:rsid w:val="00BE27C3"/>
    <w:rsid w:val="00BF151C"/>
    <w:rsid w:val="00BF55BB"/>
    <w:rsid w:val="00BF5B17"/>
    <w:rsid w:val="00BF62D1"/>
    <w:rsid w:val="00C0027C"/>
    <w:rsid w:val="00C00592"/>
    <w:rsid w:val="00C00A39"/>
    <w:rsid w:val="00C00AA0"/>
    <w:rsid w:val="00C03E22"/>
    <w:rsid w:val="00C0527C"/>
    <w:rsid w:val="00C06282"/>
    <w:rsid w:val="00C0778D"/>
    <w:rsid w:val="00C10217"/>
    <w:rsid w:val="00C11C95"/>
    <w:rsid w:val="00C12D19"/>
    <w:rsid w:val="00C20735"/>
    <w:rsid w:val="00C20E38"/>
    <w:rsid w:val="00C2329B"/>
    <w:rsid w:val="00C30F96"/>
    <w:rsid w:val="00C313E8"/>
    <w:rsid w:val="00C314D8"/>
    <w:rsid w:val="00C315AC"/>
    <w:rsid w:val="00C3355F"/>
    <w:rsid w:val="00C34BAD"/>
    <w:rsid w:val="00C355D3"/>
    <w:rsid w:val="00C4093C"/>
    <w:rsid w:val="00C47AD8"/>
    <w:rsid w:val="00C47FDC"/>
    <w:rsid w:val="00C51A52"/>
    <w:rsid w:val="00C528D7"/>
    <w:rsid w:val="00C5324D"/>
    <w:rsid w:val="00C557CB"/>
    <w:rsid w:val="00C55871"/>
    <w:rsid w:val="00C562A3"/>
    <w:rsid w:val="00C63D10"/>
    <w:rsid w:val="00C64C12"/>
    <w:rsid w:val="00C65FA4"/>
    <w:rsid w:val="00C66660"/>
    <w:rsid w:val="00C702EB"/>
    <w:rsid w:val="00C703A7"/>
    <w:rsid w:val="00C71406"/>
    <w:rsid w:val="00C758EA"/>
    <w:rsid w:val="00C76E13"/>
    <w:rsid w:val="00C77B9B"/>
    <w:rsid w:val="00C77D3C"/>
    <w:rsid w:val="00C8254D"/>
    <w:rsid w:val="00C83A62"/>
    <w:rsid w:val="00C86BF4"/>
    <w:rsid w:val="00C91626"/>
    <w:rsid w:val="00C91D23"/>
    <w:rsid w:val="00C94797"/>
    <w:rsid w:val="00C9669C"/>
    <w:rsid w:val="00CA0657"/>
    <w:rsid w:val="00CA14F7"/>
    <w:rsid w:val="00CA3315"/>
    <w:rsid w:val="00CA5441"/>
    <w:rsid w:val="00CA54E7"/>
    <w:rsid w:val="00CA586B"/>
    <w:rsid w:val="00CA7F11"/>
    <w:rsid w:val="00CB03FB"/>
    <w:rsid w:val="00CB24A8"/>
    <w:rsid w:val="00CC4BDE"/>
    <w:rsid w:val="00CD00CA"/>
    <w:rsid w:val="00CD0992"/>
    <w:rsid w:val="00CD1CF6"/>
    <w:rsid w:val="00CD2E80"/>
    <w:rsid w:val="00CD565F"/>
    <w:rsid w:val="00CD61C5"/>
    <w:rsid w:val="00CD6B8E"/>
    <w:rsid w:val="00CE2901"/>
    <w:rsid w:val="00CE3727"/>
    <w:rsid w:val="00CE585E"/>
    <w:rsid w:val="00CE67BF"/>
    <w:rsid w:val="00CF0449"/>
    <w:rsid w:val="00CF0A1D"/>
    <w:rsid w:val="00CF1AD1"/>
    <w:rsid w:val="00CF25F4"/>
    <w:rsid w:val="00CF27CA"/>
    <w:rsid w:val="00CF487C"/>
    <w:rsid w:val="00CF4CE2"/>
    <w:rsid w:val="00CF581C"/>
    <w:rsid w:val="00CF71E7"/>
    <w:rsid w:val="00CF756A"/>
    <w:rsid w:val="00CF7593"/>
    <w:rsid w:val="00D01602"/>
    <w:rsid w:val="00D02F6F"/>
    <w:rsid w:val="00D03E8D"/>
    <w:rsid w:val="00D1064F"/>
    <w:rsid w:val="00D14C30"/>
    <w:rsid w:val="00D17882"/>
    <w:rsid w:val="00D20674"/>
    <w:rsid w:val="00D23E93"/>
    <w:rsid w:val="00D249AB"/>
    <w:rsid w:val="00D24EF6"/>
    <w:rsid w:val="00D254BA"/>
    <w:rsid w:val="00D26BC4"/>
    <w:rsid w:val="00D31763"/>
    <w:rsid w:val="00D35DB8"/>
    <w:rsid w:val="00D37086"/>
    <w:rsid w:val="00D3757F"/>
    <w:rsid w:val="00D4033C"/>
    <w:rsid w:val="00D43151"/>
    <w:rsid w:val="00D50C42"/>
    <w:rsid w:val="00D50D89"/>
    <w:rsid w:val="00D510E5"/>
    <w:rsid w:val="00D5203C"/>
    <w:rsid w:val="00D52722"/>
    <w:rsid w:val="00D53FEE"/>
    <w:rsid w:val="00D54FF7"/>
    <w:rsid w:val="00D55459"/>
    <w:rsid w:val="00D57DC5"/>
    <w:rsid w:val="00D60784"/>
    <w:rsid w:val="00D60B78"/>
    <w:rsid w:val="00D61321"/>
    <w:rsid w:val="00D62C60"/>
    <w:rsid w:val="00D645A9"/>
    <w:rsid w:val="00D659CB"/>
    <w:rsid w:val="00D66022"/>
    <w:rsid w:val="00D70C7D"/>
    <w:rsid w:val="00D70CAF"/>
    <w:rsid w:val="00D724AF"/>
    <w:rsid w:val="00D737CA"/>
    <w:rsid w:val="00D74020"/>
    <w:rsid w:val="00D75755"/>
    <w:rsid w:val="00D76050"/>
    <w:rsid w:val="00D7653C"/>
    <w:rsid w:val="00D76951"/>
    <w:rsid w:val="00D7793B"/>
    <w:rsid w:val="00D77E6A"/>
    <w:rsid w:val="00D8696C"/>
    <w:rsid w:val="00D877F6"/>
    <w:rsid w:val="00D878E0"/>
    <w:rsid w:val="00D91BF3"/>
    <w:rsid w:val="00D966A5"/>
    <w:rsid w:val="00D96E22"/>
    <w:rsid w:val="00DA141A"/>
    <w:rsid w:val="00DA1804"/>
    <w:rsid w:val="00DA4EC7"/>
    <w:rsid w:val="00DB62B5"/>
    <w:rsid w:val="00DB7670"/>
    <w:rsid w:val="00DB7992"/>
    <w:rsid w:val="00DC02E5"/>
    <w:rsid w:val="00DC1862"/>
    <w:rsid w:val="00DC2FCB"/>
    <w:rsid w:val="00DC4144"/>
    <w:rsid w:val="00DC422F"/>
    <w:rsid w:val="00DC44DE"/>
    <w:rsid w:val="00DC7E21"/>
    <w:rsid w:val="00DC7E99"/>
    <w:rsid w:val="00DD0C8A"/>
    <w:rsid w:val="00DD13B6"/>
    <w:rsid w:val="00DD1E8C"/>
    <w:rsid w:val="00DD3B80"/>
    <w:rsid w:val="00DD54AF"/>
    <w:rsid w:val="00DD747E"/>
    <w:rsid w:val="00DE007C"/>
    <w:rsid w:val="00DE00B4"/>
    <w:rsid w:val="00DE132D"/>
    <w:rsid w:val="00DE1DF1"/>
    <w:rsid w:val="00DE2A42"/>
    <w:rsid w:val="00DE49DE"/>
    <w:rsid w:val="00DE4EF6"/>
    <w:rsid w:val="00DE5EAE"/>
    <w:rsid w:val="00DE6877"/>
    <w:rsid w:val="00DE6B78"/>
    <w:rsid w:val="00DF150C"/>
    <w:rsid w:val="00DF22BB"/>
    <w:rsid w:val="00DF247A"/>
    <w:rsid w:val="00DF267F"/>
    <w:rsid w:val="00DF5F44"/>
    <w:rsid w:val="00E01A43"/>
    <w:rsid w:val="00E0246B"/>
    <w:rsid w:val="00E11D9F"/>
    <w:rsid w:val="00E128C1"/>
    <w:rsid w:val="00E1391D"/>
    <w:rsid w:val="00E13C2B"/>
    <w:rsid w:val="00E14FF3"/>
    <w:rsid w:val="00E15D29"/>
    <w:rsid w:val="00E174EA"/>
    <w:rsid w:val="00E2299D"/>
    <w:rsid w:val="00E22BBB"/>
    <w:rsid w:val="00E2308D"/>
    <w:rsid w:val="00E264F0"/>
    <w:rsid w:val="00E2663F"/>
    <w:rsid w:val="00E26C56"/>
    <w:rsid w:val="00E301BC"/>
    <w:rsid w:val="00E30E1D"/>
    <w:rsid w:val="00E351A0"/>
    <w:rsid w:val="00E4091B"/>
    <w:rsid w:val="00E41467"/>
    <w:rsid w:val="00E42DC3"/>
    <w:rsid w:val="00E432EA"/>
    <w:rsid w:val="00E5046B"/>
    <w:rsid w:val="00E512E4"/>
    <w:rsid w:val="00E517AE"/>
    <w:rsid w:val="00E52F93"/>
    <w:rsid w:val="00E57474"/>
    <w:rsid w:val="00E60A78"/>
    <w:rsid w:val="00E62C8F"/>
    <w:rsid w:val="00E642DD"/>
    <w:rsid w:val="00E64883"/>
    <w:rsid w:val="00E65528"/>
    <w:rsid w:val="00E657CE"/>
    <w:rsid w:val="00E66C22"/>
    <w:rsid w:val="00E6740D"/>
    <w:rsid w:val="00E676B1"/>
    <w:rsid w:val="00E70A85"/>
    <w:rsid w:val="00E70CDE"/>
    <w:rsid w:val="00E723B8"/>
    <w:rsid w:val="00E73CB3"/>
    <w:rsid w:val="00E74666"/>
    <w:rsid w:val="00E7636B"/>
    <w:rsid w:val="00E80932"/>
    <w:rsid w:val="00E81A56"/>
    <w:rsid w:val="00E82A1F"/>
    <w:rsid w:val="00E83635"/>
    <w:rsid w:val="00E84960"/>
    <w:rsid w:val="00E85912"/>
    <w:rsid w:val="00E85F13"/>
    <w:rsid w:val="00E866FE"/>
    <w:rsid w:val="00E86800"/>
    <w:rsid w:val="00E86B55"/>
    <w:rsid w:val="00E878E7"/>
    <w:rsid w:val="00E87C65"/>
    <w:rsid w:val="00E9210C"/>
    <w:rsid w:val="00E97ADB"/>
    <w:rsid w:val="00EA191D"/>
    <w:rsid w:val="00EA1FB9"/>
    <w:rsid w:val="00EA3B36"/>
    <w:rsid w:val="00EA540C"/>
    <w:rsid w:val="00EB054B"/>
    <w:rsid w:val="00EB1AF4"/>
    <w:rsid w:val="00EB4629"/>
    <w:rsid w:val="00EB5690"/>
    <w:rsid w:val="00EB5A4A"/>
    <w:rsid w:val="00EB6031"/>
    <w:rsid w:val="00EB6995"/>
    <w:rsid w:val="00EC034D"/>
    <w:rsid w:val="00EC24A9"/>
    <w:rsid w:val="00EC2BDA"/>
    <w:rsid w:val="00EC6A5D"/>
    <w:rsid w:val="00ED006F"/>
    <w:rsid w:val="00ED0B98"/>
    <w:rsid w:val="00ED651A"/>
    <w:rsid w:val="00ED6569"/>
    <w:rsid w:val="00EE04E2"/>
    <w:rsid w:val="00EE0908"/>
    <w:rsid w:val="00EE167F"/>
    <w:rsid w:val="00EE2391"/>
    <w:rsid w:val="00EE2DA4"/>
    <w:rsid w:val="00EE2F2D"/>
    <w:rsid w:val="00EE33E3"/>
    <w:rsid w:val="00EE3A98"/>
    <w:rsid w:val="00EE570B"/>
    <w:rsid w:val="00EE645D"/>
    <w:rsid w:val="00EF2CD7"/>
    <w:rsid w:val="00EF2D10"/>
    <w:rsid w:val="00EF4285"/>
    <w:rsid w:val="00EF60D2"/>
    <w:rsid w:val="00EF676F"/>
    <w:rsid w:val="00EF6922"/>
    <w:rsid w:val="00EF7735"/>
    <w:rsid w:val="00F0038A"/>
    <w:rsid w:val="00F00863"/>
    <w:rsid w:val="00F00F3A"/>
    <w:rsid w:val="00F0210E"/>
    <w:rsid w:val="00F02DFD"/>
    <w:rsid w:val="00F035B7"/>
    <w:rsid w:val="00F03D04"/>
    <w:rsid w:val="00F05F81"/>
    <w:rsid w:val="00F064D1"/>
    <w:rsid w:val="00F112A9"/>
    <w:rsid w:val="00F11BD0"/>
    <w:rsid w:val="00F14748"/>
    <w:rsid w:val="00F14A9C"/>
    <w:rsid w:val="00F14C82"/>
    <w:rsid w:val="00F1744B"/>
    <w:rsid w:val="00F21577"/>
    <w:rsid w:val="00F2162A"/>
    <w:rsid w:val="00F2193D"/>
    <w:rsid w:val="00F23083"/>
    <w:rsid w:val="00F24635"/>
    <w:rsid w:val="00F26D63"/>
    <w:rsid w:val="00F27F64"/>
    <w:rsid w:val="00F3272A"/>
    <w:rsid w:val="00F32931"/>
    <w:rsid w:val="00F33471"/>
    <w:rsid w:val="00F3775C"/>
    <w:rsid w:val="00F42FE2"/>
    <w:rsid w:val="00F44C7C"/>
    <w:rsid w:val="00F450FF"/>
    <w:rsid w:val="00F451A1"/>
    <w:rsid w:val="00F53017"/>
    <w:rsid w:val="00F537EB"/>
    <w:rsid w:val="00F53E0E"/>
    <w:rsid w:val="00F54918"/>
    <w:rsid w:val="00F562C0"/>
    <w:rsid w:val="00F57D6E"/>
    <w:rsid w:val="00F623F0"/>
    <w:rsid w:val="00F6304E"/>
    <w:rsid w:val="00F63438"/>
    <w:rsid w:val="00F642A5"/>
    <w:rsid w:val="00F66E3D"/>
    <w:rsid w:val="00F672F4"/>
    <w:rsid w:val="00F71BD1"/>
    <w:rsid w:val="00F71C9C"/>
    <w:rsid w:val="00F739A9"/>
    <w:rsid w:val="00F73CF4"/>
    <w:rsid w:val="00F7469D"/>
    <w:rsid w:val="00F75636"/>
    <w:rsid w:val="00F75B35"/>
    <w:rsid w:val="00F768B0"/>
    <w:rsid w:val="00F775BB"/>
    <w:rsid w:val="00F811F9"/>
    <w:rsid w:val="00F81345"/>
    <w:rsid w:val="00F814CA"/>
    <w:rsid w:val="00F821FD"/>
    <w:rsid w:val="00F8278C"/>
    <w:rsid w:val="00F82F88"/>
    <w:rsid w:val="00F85410"/>
    <w:rsid w:val="00F86334"/>
    <w:rsid w:val="00F865EC"/>
    <w:rsid w:val="00F87EA6"/>
    <w:rsid w:val="00F91A68"/>
    <w:rsid w:val="00F9321D"/>
    <w:rsid w:val="00F95DD0"/>
    <w:rsid w:val="00F96194"/>
    <w:rsid w:val="00F962B2"/>
    <w:rsid w:val="00F96B68"/>
    <w:rsid w:val="00FA1A5D"/>
    <w:rsid w:val="00FA2B39"/>
    <w:rsid w:val="00FA4380"/>
    <w:rsid w:val="00FB1335"/>
    <w:rsid w:val="00FB29B3"/>
    <w:rsid w:val="00FB4B87"/>
    <w:rsid w:val="00FC07D5"/>
    <w:rsid w:val="00FC21D2"/>
    <w:rsid w:val="00FC2B8A"/>
    <w:rsid w:val="00FC5BD3"/>
    <w:rsid w:val="00FD00EE"/>
    <w:rsid w:val="00FD05A2"/>
    <w:rsid w:val="00FD0C44"/>
    <w:rsid w:val="00FD136F"/>
    <w:rsid w:val="00FD3F56"/>
    <w:rsid w:val="00FD4BFB"/>
    <w:rsid w:val="00FD629F"/>
    <w:rsid w:val="00FE1A98"/>
    <w:rsid w:val="00FE2C56"/>
    <w:rsid w:val="00FE590B"/>
    <w:rsid w:val="00FF0D68"/>
    <w:rsid w:val="00FF2F4B"/>
    <w:rsid w:val="00FF3195"/>
    <w:rsid w:val="00FF600A"/>
    <w:rsid w:val="00FF68E9"/>
    <w:rsid w:val="013532F8"/>
    <w:rsid w:val="01A66C7C"/>
    <w:rsid w:val="01ABD372"/>
    <w:rsid w:val="01B5DF68"/>
    <w:rsid w:val="01FEB834"/>
    <w:rsid w:val="026D831D"/>
    <w:rsid w:val="02856D0C"/>
    <w:rsid w:val="02B328EF"/>
    <w:rsid w:val="02B3E5BD"/>
    <w:rsid w:val="02BBED55"/>
    <w:rsid w:val="02C0C7AC"/>
    <w:rsid w:val="02C2F0D7"/>
    <w:rsid w:val="043ABA36"/>
    <w:rsid w:val="04F8AC2B"/>
    <w:rsid w:val="0596F431"/>
    <w:rsid w:val="05E11B1C"/>
    <w:rsid w:val="06649314"/>
    <w:rsid w:val="0667AD51"/>
    <w:rsid w:val="06A350F3"/>
    <w:rsid w:val="06D1E437"/>
    <w:rsid w:val="07D77718"/>
    <w:rsid w:val="0835D922"/>
    <w:rsid w:val="083E7B8A"/>
    <w:rsid w:val="087B6795"/>
    <w:rsid w:val="08977A9B"/>
    <w:rsid w:val="08A7C8ED"/>
    <w:rsid w:val="08F66156"/>
    <w:rsid w:val="09317D49"/>
    <w:rsid w:val="093D4F68"/>
    <w:rsid w:val="094123C5"/>
    <w:rsid w:val="099EC7FE"/>
    <w:rsid w:val="0A0B6650"/>
    <w:rsid w:val="0AEAADF5"/>
    <w:rsid w:val="0B44C15A"/>
    <w:rsid w:val="0B56A471"/>
    <w:rsid w:val="0B86499C"/>
    <w:rsid w:val="0C81DB0A"/>
    <w:rsid w:val="0D72B178"/>
    <w:rsid w:val="0EA74091"/>
    <w:rsid w:val="0EEC1486"/>
    <w:rsid w:val="0F3211D4"/>
    <w:rsid w:val="0F3EFE4A"/>
    <w:rsid w:val="0F9642BA"/>
    <w:rsid w:val="0FD37FF1"/>
    <w:rsid w:val="1015D4E0"/>
    <w:rsid w:val="10E928BB"/>
    <w:rsid w:val="118996C5"/>
    <w:rsid w:val="11E7271E"/>
    <w:rsid w:val="11FB115C"/>
    <w:rsid w:val="121F8B55"/>
    <w:rsid w:val="12B19D86"/>
    <w:rsid w:val="12E8B637"/>
    <w:rsid w:val="13C31BF5"/>
    <w:rsid w:val="144F1996"/>
    <w:rsid w:val="15731A2F"/>
    <w:rsid w:val="16219048"/>
    <w:rsid w:val="16CE0544"/>
    <w:rsid w:val="17C200EC"/>
    <w:rsid w:val="186F3F69"/>
    <w:rsid w:val="18BDF636"/>
    <w:rsid w:val="1AC6A50A"/>
    <w:rsid w:val="1B37A1CE"/>
    <w:rsid w:val="1BAC813E"/>
    <w:rsid w:val="1BEAEBEC"/>
    <w:rsid w:val="1CCF8729"/>
    <w:rsid w:val="1D1349AA"/>
    <w:rsid w:val="1E42D313"/>
    <w:rsid w:val="1F9568CB"/>
    <w:rsid w:val="20843700"/>
    <w:rsid w:val="2103B60A"/>
    <w:rsid w:val="211C580A"/>
    <w:rsid w:val="2260D5A0"/>
    <w:rsid w:val="2292E0CB"/>
    <w:rsid w:val="229FE1F7"/>
    <w:rsid w:val="22C9098B"/>
    <w:rsid w:val="235565A5"/>
    <w:rsid w:val="24128F15"/>
    <w:rsid w:val="2448193B"/>
    <w:rsid w:val="25E97BFC"/>
    <w:rsid w:val="261F5E00"/>
    <w:rsid w:val="26263511"/>
    <w:rsid w:val="26C2A3D4"/>
    <w:rsid w:val="26CCE37B"/>
    <w:rsid w:val="27755E57"/>
    <w:rsid w:val="27C6D1A9"/>
    <w:rsid w:val="27E9EAE0"/>
    <w:rsid w:val="2AED9D9C"/>
    <w:rsid w:val="2B4136D4"/>
    <w:rsid w:val="2BBFDD86"/>
    <w:rsid w:val="2CF7DBF8"/>
    <w:rsid w:val="2E7D5712"/>
    <w:rsid w:val="2ED151B9"/>
    <w:rsid w:val="303AEFA5"/>
    <w:rsid w:val="30D170F6"/>
    <w:rsid w:val="312BDCE8"/>
    <w:rsid w:val="3225837F"/>
    <w:rsid w:val="3412A02C"/>
    <w:rsid w:val="345A8EF3"/>
    <w:rsid w:val="3487141B"/>
    <w:rsid w:val="363C8D54"/>
    <w:rsid w:val="373597EA"/>
    <w:rsid w:val="3759D59C"/>
    <w:rsid w:val="3B2803E6"/>
    <w:rsid w:val="3D2D6F04"/>
    <w:rsid w:val="3E3FD920"/>
    <w:rsid w:val="3F07AA92"/>
    <w:rsid w:val="407073BC"/>
    <w:rsid w:val="4097CC2A"/>
    <w:rsid w:val="4265725C"/>
    <w:rsid w:val="42794284"/>
    <w:rsid w:val="4328C78A"/>
    <w:rsid w:val="442D8B41"/>
    <w:rsid w:val="44589DFB"/>
    <w:rsid w:val="4474448F"/>
    <w:rsid w:val="452637F6"/>
    <w:rsid w:val="474B1089"/>
    <w:rsid w:val="4752C5F4"/>
    <w:rsid w:val="475CD3CE"/>
    <w:rsid w:val="47CB930C"/>
    <w:rsid w:val="4826D6BA"/>
    <w:rsid w:val="4826EADE"/>
    <w:rsid w:val="4891635D"/>
    <w:rsid w:val="49152802"/>
    <w:rsid w:val="49F7D07A"/>
    <w:rsid w:val="4A0B1333"/>
    <w:rsid w:val="4B524939"/>
    <w:rsid w:val="4B740872"/>
    <w:rsid w:val="4BB8C1E9"/>
    <w:rsid w:val="4BEADFA1"/>
    <w:rsid w:val="510EA276"/>
    <w:rsid w:val="5199547F"/>
    <w:rsid w:val="52DABF47"/>
    <w:rsid w:val="52EBAA2D"/>
    <w:rsid w:val="53A7108C"/>
    <w:rsid w:val="53D1407C"/>
    <w:rsid w:val="54BD35C7"/>
    <w:rsid w:val="550DF159"/>
    <w:rsid w:val="55820BE7"/>
    <w:rsid w:val="55F76C79"/>
    <w:rsid w:val="56256302"/>
    <w:rsid w:val="5887881A"/>
    <w:rsid w:val="59F92EEE"/>
    <w:rsid w:val="5A0D2C7C"/>
    <w:rsid w:val="5A5E513D"/>
    <w:rsid w:val="5B01B638"/>
    <w:rsid w:val="5C89BF6A"/>
    <w:rsid w:val="5DE1866E"/>
    <w:rsid w:val="5DE40521"/>
    <w:rsid w:val="5F9E25E3"/>
    <w:rsid w:val="625C12E0"/>
    <w:rsid w:val="6264B3C0"/>
    <w:rsid w:val="65261CD6"/>
    <w:rsid w:val="655E303F"/>
    <w:rsid w:val="65B5C887"/>
    <w:rsid w:val="65D44A2D"/>
    <w:rsid w:val="65E2E96F"/>
    <w:rsid w:val="673B8F91"/>
    <w:rsid w:val="6762E8A3"/>
    <w:rsid w:val="68A431D8"/>
    <w:rsid w:val="68C0FD70"/>
    <w:rsid w:val="69F7123A"/>
    <w:rsid w:val="6A903679"/>
    <w:rsid w:val="6B4CD092"/>
    <w:rsid w:val="6D1FDCFF"/>
    <w:rsid w:val="6E383635"/>
    <w:rsid w:val="6E5B8A59"/>
    <w:rsid w:val="7030FF70"/>
    <w:rsid w:val="704FB41A"/>
    <w:rsid w:val="70682EC9"/>
    <w:rsid w:val="70F75193"/>
    <w:rsid w:val="71ACCB35"/>
    <w:rsid w:val="71D91A60"/>
    <w:rsid w:val="72234FD0"/>
    <w:rsid w:val="728CB408"/>
    <w:rsid w:val="739BBAA9"/>
    <w:rsid w:val="744E628A"/>
    <w:rsid w:val="746EFA5F"/>
    <w:rsid w:val="74FA5844"/>
    <w:rsid w:val="753CFA98"/>
    <w:rsid w:val="758F5604"/>
    <w:rsid w:val="75B3A810"/>
    <w:rsid w:val="76495B58"/>
    <w:rsid w:val="76BE7958"/>
    <w:rsid w:val="76D237A3"/>
    <w:rsid w:val="77918015"/>
    <w:rsid w:val="7820E2FC"/>
    <w:rsid w:val="78A50405"/>
    <w:rsid w:val="796D38F3"/>
    <w:rsid w:val="7A647A2B"/>
    <w:rsid w:val="7A70F895"/>
    <w:rsid w:val="7B008514"/>
    <w:rsid w:val="7C1C0423"/>
    <w:rsid w:val="7CF804BA"/>
    <w:rsid w:val="7D9D9B83"/>
    <w:rsid w:val="7DC685A8"/>
    <w:rsid w:val="7E23AE89"/>
    <w:rsid w:val="7E4AC838"/>
    <w:rsid w:val="7E789940"/>
    <w:rsid w:val="7EDB27DD"/>
    <w:rsid w:val="7F5F0A54"/>
    <w:rsid w:val="7F8B1A1A"/>
    <w:rsid w:val="7FA11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F8ADD"/>
  <w15:docId w15:val="{BEE57105-A55F-402A-8BAB-B9A8DA0BD7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qFormat="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9"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D006F"/>
    <w:pPr>
      <w:widowControl w:val="0"/>
      <w:autoSpaceDE w:val="0"/>
      <w:autoSpaceDN w:val="0"/>
      <w:adjustRightInd w:val="0"/>
    </w:pPr>
    <w:rPr>
      <w:rFonts w:ascii="Arial" w:hAnsi="Arial"/>
      <w:sz w:val="24"/>
      <w:szCs w:val="24"/>
      <w:lang w:val="en-GB"/>
    </w:rPr>
  </w:style>
  <w:style w:type="paragraph" w:styleId="Heading1">
    <w:name w:val="heading 1"/>
    <w:basedOn w:val="Normal"/>
    <w:next w:val="Normal"/>
    <w:qFormat/>
    <w:rsid w:val="00ED006F"/>
    <w:pPr>
      <w:keepNext/>
      <w:overflowPunct w:val="0"/>
      <w:jc w:val="right"/>
      <w:textAlignment w:val="baseline"/>
      <w:outlineLvl w:val="0"/>
    </w:pPr>
    <w:rPr>
      <w:rFonts w:eastAsia="Times New Roman"/>
      <w:b/>
      <w:sz w:val="20"/>
      <w:szCs w:val="20"/>
      <w:u w:val="single"/>
      <w:lang w:eastAsia="en-US"/>
    </w:rPr>
  </w:style>
  <w:style w:type="paragraph" w:styleId="Heading2">
    <w:name w:val="heading 2"/>
    <w:basedOn w:val="Normal"/>
    <w:next w:val="Normal"/>
    <w:link w:val="Heading2Char"/>
    <w:unhideWhenUsed/>
    <w:qFormat/>
    <w:rsid w:val="008B6151"/>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8B6151"/>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unhideWhenUsed/>
    <w:qFormat/>
    <w:rsid w:val="005531DC"/>
    <w:pPr>
      <w:spacing w:before="240" w:after="60"/>
      <w:outlineLvl w:val="4"/>
    </w:pPr>
    <w:rPr>
      <w:rFonts w:ascii="Calibri" w:hAnsi="Calibri"/>
      <w:b/>
      <w:bCs/>
      <w:i/>
      <w:iCs/>
      <w:sz w:val="26"/>
      <w:szCs w:val="26"/>
    </w:rPr>
  </w:style>
  <w:style w:type="paragraph" w:styleId="Heading9">
    <w:name w:val="heading 9"/>
    <w:basedOn w:val="Normal"/>
    <w:next w:val="Normal"/>
    <w:link w:val="Heading9Char"/>
    <w:unhideWhenUsed/>
    <w:qFormat/>
    <w:rsid w:val="00046F1D"/>
    <w:pPr>
      <w:spacing w:before="240" w:after="60"/>
      <w:outlineLvl w:val="8"/>
    </w:pPr>
    <w:rPr>
      <w:rFonts w:ascii="Calibri Light" w:hAnsi="Calibri Light"/>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Normal"/>
    <w:rsid w:val="00ED006F"/>
  </w:style>
  <w:style w:type="paragraph" w:styleId="Style2" w:customStyle="1">
    <w:name w:val="Style2"/>
    <w:basedOn w:val="Normal"/>
    <w:rsid w:val="00ED006F"/>
    <w:pPr>
      <w:spacing w:line="216" w:lineRule="exact"/>
      <w:ind w:hanging="672"/>
      <w:jc w:val="both"/>
    </w:pPr>
  </w:style>
  <w:style w:type="paragraph" w:styleId="Style3" w:customStyle="1">
    <w:name w:val="Style3"/>
    <w:basedOn w:val="Normal"/>
    <w:rsid w:val="00ED006F"/>
    <w:pPr>
      <w:spacing w:line="216" w:lineRule="exact"/>
      <w:jc w:val="both"/>
    </w:pPr>
  </w:style>
  <w:style w:type="paragraph" w:styleId="Style4" w:customStyle="1">
    <w:name w:val="Style4"/>
    <w:basedOn w:val="Normal"/>
    <w:rsid w:val="00ED006F"/>
    <w:pPr>
      <w:jc w:val="both"/>
    </w:pPr>
  </w:style>
  <w:style w:type="paragraph" w:styleId="Style5" w:customStyle="1">
    <w:name w:val="Style5"/>
    <w:basedOn w:val="Normal"/>
    <w:rsid w:val="00ED006F"/>
  </w:style>
  <w:style w:type="paragraph" w:styleId="Style6" w:customStyle="1">
    <w:name w:val="Style6"/>
    <w:basedOn w:val="Normal"/>
    <w:rsid w:val="00ED006F"/>
    <w:pPr>
      <w:spacing w:line="216" w:lineRule="exact"/>
      <w:ind w:hanging="677"/>
      <w:jc w:val="both"/>
    </w:pPr>
  </w:style>
  <w:style w:type="paragraph" w:styleId="Style7" w:customStyle="1">
    <w:name w:val="Style7"/>
    <w:basedOn w:val="Normal"/>
    <w:rsid w:val="00ED006F"/>
  </w:style>
  <w:style w:type="paragraph" w:styleId="Style8" w:customStyle="1">
    <w:name w:val="Style8"/>
    <w:basedOn w:val="Normal"/>
    <w:rsid w:val="00ED006F"/>
    <w:pPr>
      <w:jc w:val="both"/>
    </w:pPr>
  </w:style>
  <w:style w:type="paragraph" w:styleId="Style9" w:customStyle="1">
    <w:name w:val="Style9"/>
    <w:basedOn w:val="Normal"/>
    <w:rsid w:val="00ED006F"/>
  </w:style>
  <w:style w:type="character" w:styleId="FontStyle12" w:customStyle="1">
    <w:name w:val="Font Style12"/>
    <w:rsid w:val="00ED006F"/>
    <w:rPr>
      <w:rFonts w:ascii="Arial" w:hAnsi="Arial" w:cs="Arial"/>
      <w:b/>
      <w:bCs/>
      <w:i/>
      <w:iCs/>
      <w:sz w:val="18"/>
      <w:szCs w:val="18"/>
    </w:rPr>
  </w:style>
  <w:style w:type="character" w:styleId="FontStyle13" w:customStyle="1">
    <w:name w:val="Font Style13"/>
    <w:rsid w:val="00ED006F"/>
    <w:rPr>
      <w:rFonts w:ascii="Arial" w:hAnsi="Arial" w:cs="Arial"/>
      <w:b/>
      <w:bCs/>
      <w:sz w:val="18"/>
      <w:szCs w:val="18"/>
    </w:rPr>
  </w:style>
  <w:style w:type="character" w:styleId="FontStyle14" w:customStyle="1">
    <w:name w:val="Font Style14"/>
    <w:rsid w:val="00ED006F"/>
    <w:rPr>
      <w:rFonts w:ascii="Arial" w:hAnsi="Arial" w:cs="Arial"/>
      <w:sz w:val="18"/>
      <w:szCs w:val="18"/>
    </w:rPr>
  </w:style>
  <w:style w:type="character" w:styleId="FontStyle15" w:customStyle="1">
    <w:name w:val="Font Style15"/>
    <w:rsid w:val="00ED006F"/>
    <w:rPr>
      <w:rFonts w:ascii="Arial" w:hAnsi="Arial" w:cs="Arial"/>
      <w:sz w:val="14"/>
      <w:szCs w:val="14"/>
    </w:rPr>
  </w:style>
  <w:style w:type="character" w:styleId="PageNumber">
    <w:name w:val="page number"/>
    <w:basedOn w:val="DefaultParagraphFont"/>
    <w:rsid w:val="00ED006F"/>
  </w:style>
  <w:style w:type="paragraph" w:styleId="BodyText2">
    <w:name w:val="Body Text 2"/>
    <w:basedOn w:val="Normal"/>
    <w:rsid w:val="00ED006F"/>
    <w:pPr>
      <w:widowControl/>
      <w:autoSpaceDE/>
      <w:autoSpaceDN/>
      <w:adjustRightInd/>
      <w:spacing w:after="120" w:line="480" w:lineRule="auto"/>
    </w:pPr>
    <w:rPr>
      <w:rFonts w:eastAsia="Times New Roman" w:cs="Arial"/>
      <w:sz w:val="22"/>
      <w:szCs w:val="22"/>
      <w:lang w:eastAsia="en-US"/>
    </w:rPr>
  </w:style>
  <w:style w:type="paragraph" w:styleId="BodyText">
    <w:name w:val="Body Text"/>
    <w:basedOn w:val="Normal"/>
    <w:link w:val="BodyTextChar"/>
    <w:rsid w:val="00ED006F"/>
    <w:pPr>
      <w:spacing w:after="120"/>
    </w:pPr>
  </w:style>
  <w:style w:type="character" w:styleId="BodyTextChar" w:customStyle="1">
    <w:name w:val="Body Text Char"/>
    <w:link w:val="BodyText"/>
    <w:rsid w:val="00ED006F"/>
    <w:rPr>
      <w:rFonts w:ascii="Arial" w:hAnsi="Arial" w:eastAsia="SimSun"/>
      <w:sz w:val="24"/>
      <w:szCs w:val="24"/>
      <w:lang w:val="en-US" w:eastAsia="zh-CN" w:bidi="ar-SA"/>
    </w:rPr>
  </w:style>
  <w:style w:type="paragraph" w:styleId="BodyTextIndent2">
    <w:name w:val="Body Text Indent 2"/>
    <w:basedOn w:val="Normal"/>
    <w:link w:val="BodyTextIndent2Char"/>
    <w:rsid w:val="00ED006F"/>
    <w:pPr>
      <w:spacing w:after="120" w:line="480" w:lineRule="auto"/>
      <w:ind w:left="283"/>
    </w:pPr>
  </w:style>
  <w:style w:type="character" w:styleId="BodyTextIndent2Char" w:customStyle="1">
    <w:name w:val="Body Text Indent 2 Char"/>
    <w:link w:val="BodyTextIndent2"/>
    <w:rsid w:val="00ED006F"/>
    <w:rPr>
      <w:rFonts w:ascii="Arial" w:hAnsi="Arial" w:eastAsia="SimSun"/>
      <w:sz w:val="24"/>
      <w:szCs w:val="24"/>
      <w:lang w:val="en-US" w:eastAsia="zh-CN" w:bidi="ar-SA"/>
    </w:rPr>
  </w:style>
  <w:style w:type="paragraph" w:styleId="ListParagraph">
    <w:name w:val="List Paragraph"/>
    <w:aliases w:val="Main Para,RUS List,Noise heading,TOC style,lp1"/>
    <w:basedOn w:val="Normal"/>
    <w:link w:val="ListParagraphChar"/>
    <w:uiPriority w:val="34"/>
    <w:qFormat/>
    <w:rsid w:val="00ED006F"/>
    <w:pPr>
      <w:ind w:left="720"/>
    </w:pPr>
  </w:style>
  <w:style w:type="paragraph" w:styleId="BodyTextIndent">
    <w:name w:val="Body Text Indent"/>
    <w:basedOn w:val="Normal"/>
    <w:link w:val="BodyTextIndentChar"/>
    <w:rsid w:val="00ED006F"/>
    <w:pPr>
      <w:spacing w:after="120"/>
      <w:ind w:left="283"/>
    </w:pPr>
  </w:style>
  <w:style w:type="character" w:styleId="BodyTextIndentChar" w:customStyle="1">
    <w:name w:val="Body Text Indent Char"/>
    <w:link w:val="BodyTextIndent"/>
    <w:rsid w:val="00ED006F"/>
    <w:rPr>
      <w:rFonts w:ascii="Arial" w:hAnsi="Arial" w:eastAsia="SimSun"/>
      <w:sz w:val="24"/>
      <w:szCs w:val="24"/>
      <w:lang w:val="en-US" w:eastAsia="zh-CN" w:bidi="ar-SA"/>
    </w:rPr>
  </w:style>
  <w:style w:type="character" w:styleId="txtresult21" w:customStyle="1">
    <w:name w:val="txtresult21"/>
    <w:rsid w:val="00ED006F"/>
    <w:rPr>
      <w:rFonts w:hint="default" w:ascii="Arial" w:hAnsi="Arial"/>
      <w:b/>
      <w:bCs/>
      <w:strike w:val="0"/>
      <w:dstrike w:val="0"/>
      <w:color w:val="6699FF"/>
      <w:sz w:val="18"/>
      <w:szCs w:val="18"/>
      <w:u w:val="none"/>
      <w:effect w:val="none"/>
    </w:rPr>
  </w:style>
  <w:style w:type="character" w:styleId="Hyperlink">
    <w:name w:val="Hyperlink"/>
    <w:rsid w:val="00ED006F"/>
    <w:rPr>
      <w:color w:val="0000FF"/>
      <w:u w:val="single"/>
    </w:rPr>
  </w:style>
  <w:style w:type="character" w:styleId="CommentReference">
    <w:name w:val="annotation reference"/>
    <w:qFormat/>
    <w:rsid w:val="00FE590B"/>
    <w:rPr>
      <w:sz w:val="16"/>
      <w:szCs w:val="16"/>
    </w:rPr>
  </w:style>
  <w:style w:type="paragraph" w:styleId="CommentText">
    <w:name w:val="annotation text"/>
    <w:basedOn w:val="Normal"/>
    <w:link w:val="CommentTextChar"/>
    <w:uiPriority w:val="99"/>
    <w:qFormat/>
    <w:rsid w:val="00FE590B"/>
    <w:rPr>
      <w:sz w:val="20"/>
      <w:szCs w:val="20"/>
    </w:rPr>
  </w:style>
  <w:style w:type="paragraph" w:styleId="CommentSubject">
    <w:name w:val="annotation subject"/>
    <w:basedOn w:val="CommentText"/>
    <w:next w:val="CommentText"/>
    <w:semiHidden/>
    <w:rsid w:val="00FE590B"/>
    <w:rPr>
      <w:b/>
      <w:bCs/>
    </w:rPr>
  </w:style>
  <w:style w:type="paragraph" w:styleId="BalloonText">
    <w:name w:val="Balloon Text"/>
    <w:basedOn w:val="Normal"/>
    <w:semiHidden/>
    <w:rsid w:val="00FE590B"/>
    <w:rPr>
      <w:rFonts w:ascii="Tahoma" w:hAnsi="Tahoma" w:cs="Tahoma"/>
      <w:sz w:val="16"/>
      <w:szCs w:val="16"/>
    </w:rPr>
  </w:style>
  <w:style w:type="character" w:styleId="Heading2Char" w:customStyle="1">
    <w:name w:val="Heading 2 Char"/>
    <w:link w:val="Heading2"/>
    <w:rsid w:val="008B6151"/>
    <w:rPr>
      <w:rFonts w:ascii="Calibri Light" w:hAnsi="Calibri Light" w:eastAsia="SimSun" w:cs="Times New Roman"/>
      <w:b/>
      <w:bCs/>
      <w:i/>
      <w:iCs/>
      <w:sz w:val="28"/>
      <w:szCs w:val="28"/>
    </w:rPr>
  </w:style>
  <w:style w:type="paragraph" w:styleId="NormalWeb">
    <w:name w:val="Normal (Web)"/>
    <w:basedOn w:val="Normal"/>
    <w:uiPriority w:val="99"/>
    <w:unhideWhenUsed/>
    <w:rsid w:val="008B6151"/>
    <w:pPr>
      <w:widowControl/>
      <w:autoSpaceDE/>
      <w:autoSpaceDN/>
      <w:adjustRightInd/>
    </w:pPr>
    <w:rPr>
      <w:rFonts w:ascii="Times New Roman" w:hAnsi="Times New Roman"/>
    </w:rPr>
  </w:style>
  <w:style w:type="character" w:styleId="Heading3Char" w:customStyle="1">
    <w:name w:val="Heading 3 Char"/>
    <w:link w:val="Heading3"/>
    <w:rsid w:val="008B6151"/>
    <w:rPr>
      <w:rFonts w:ascii="Calibri Light" w:hAnsi="Calibri Light" w:eastAsia="SimSun" w:cs="Times New Roman"/>
      <w:b/>
      <w:bCs/>
      <w:sz w:val="26"/>
      <w:szCs w:val="26"/>
    </w:rPr>
  </w:style>
  <w:style w:type="character" w:styleId="Heading9Char" w:customStyle="1">
    <w:name w:val="Heading 9 Char"/>
    <w:link w:val="Heading9"/>
    <w:rsid w:val="00046F1D"/>
    <w:rPr>
      <w:rFonts w:ascii="Calibri Light" w:hAnsi="Calibri Light" w:eastAsia="SimSun" w:cs="Times New Roman"/>
      <w:sz w:val="22"/>
      <w:szCs w:val="22"/>
    </w:rPr>
  </w:style>
  <w:style w:type="paragraph" w:styleId="Leg2Lev1" w:customStyle="1">
    <w:name w:val="Leg2Lev1"/>
    <w:basedOn w:val="Normal"/>
    <w:rsid w:val="001C69EC"/>
    <w:pPr>
      <w:numPr>
        <w:numId w:val="10"/>
      </w:numPr>
      <w:autoSpaceDE/>
      <w:autoSpaceDN/>
      <w:adjustRightInd/>
      <w:outlineLvl w:val="0"/>
    </w:pPr>
    <w:rPr>
      <w:rFonts w:eastAsia="Times New Roman"/>
      <w:snapToGrid w:val="0"/>
      <w:szCs w:val="20"/>
      <w:lang w:eastAsia="en-US"/>
    </w:rPr>
  </w:style>
  <w:style w:type="paragraph" w:styleId="Leg2Lev2" w:customStyle="1">
    <w:name w:val="Leg2Lev2"/>
    <w:basedOn w:val="Normal"/>
    <w:rsid w:val="001C69EC"/>
    <w:pPr>
      <w:numPr>
        <w:ilvl w:val="1"/>
        <w:numId w:val="10"/>
      </w:numPr>
      <w:autoSpaceDE/>
      <w:autoSpaceDN/>
      <w:adjustRightInd/>
      <w:outlineLvl w:val="1"/>
    </w:pPr>
    <w:rPr>
      <w:rFonts w:eastAsia="Times New Roman"/>
      <w:snapToGrid w:val="0"/>
      <w:szCs w:val="20"/>
      <w:lang w:eastAsia="en-US"/>
    </w:rPr>
  </w:style>
  <w:style w:type="paragraph" w:styleId="Leg2Lev3" w:customStyle="1">
    <w:name w:val="Leg2Lev3"/>
    <w:basedOn w:val="Normal"/>
    <w:rsid w:val="001C69EC"/>
    <w:pPr>
      <w:numPr>
        <w:ilvl w:val="2"/>
        <w:numId w:val="10"/>
      </w:numPr>
      <w:autoSpaceDE/>
      <w:autoSpaceDN/>
      <w:adjustRightInd/>
      <w:ind w:left="1440" w:hanging="720"/>
      <w:outlineLvl w:val="2"/>
    </w:pPr>
    <w:rPr>
      <w:rFonts w:eastAsia="Times New Roman"/>
      <w:snapToGrid w:val="0"/>
      <w:szCs w:val="20"/>
      <w:lang w:eastAsia="en-US"/>
    </w:rPr>
  </w:style>
  <w:style w:type="paragraph" w:styleId="Leg2Lev4" w:customStyle="1">
    <w:name w:val="Leg2Lev4"/>
    <w:basedOn w:val="Normal"/>
    <w:rsid w:val="001C69EC"/>
    <w:pPr>
      <w:numPr>
        <w:ilvl w:val="3"/>
        <w:numId w:val="10"/>
      </w:numPr>
      <w:autoSpaceDE/>
      <w:autoSpaceDN/>
      <w:adjustRightInd/>
      <w:ind w:left="2160" w:hanging="720"/>
      <w:outlineLvl w:val="3"/>
    </w:pPr>
    <w:rPr>
      <w:rFonts w:eastAsia="Times New Roman"/>
      <w:snapToGrid w:val="0"/>
      <w:szCs w:val="20"/>
      <w:lang w:eastAsia="en-US"/>
    </w:rPr>
  </w:style>
  <w:style w:type="character" w:styleId="CommentTextChar" w:customStyle="1">
    <w:name w:val="Comment Text Char"/>
    <w:link w:val="CommentText"/>
    <w:uiPriority w:val="99"/>
    <w:qFormat/>
    <w:rsid w:val="001C69EC"/>
    <w:rPr>
      <w:rFonts w:ascii="Arial" w:hAnsi="Arial"/>
    </w:rPr>
  </w:style>
  <w:style w:type="paragraph" w:styleId="ColorfulList-Accent11" w:customStyle="1">
    <w:name w:val="Colorful List - Accent 11"/>
    <w:basedOn w:val="Normal"/>
    <w:uiPriority w:val="34"/>
    <w:qFormat/>
    <w:rsid w:val="00100205"/>
    <w:pPr>
      <w:widowControl/>
      <w:autoSpaceDE/>
      <w:autoSpaceDN/>
      <w:adjustRightInd/>
      <w:ind w:left="720"/>
    </w:pPr>
    <w:rPr>
      <w:rFonts w:ascii="Times New Roman" w:hAnsi="Times New Roman" w:eastAsia="Times New Roman"/>
      <w:lang w:eastAsia="en-US"/>
    </w:rPr>
  </w:style>
  <w:style w:type="character" w:styleId="InitialStyle" w:customStyle="1">
    <w:name w:val="InitialStyle"/>
    <w:rsid w:val="0066670A"/>
    <w:rPr>
      <w:rFonts w:ascii="Times New Roman" w:hAnsi="Times New Roman"/>
      <w:color w:val="auto"/>
      <w:spacing w:val="0"/>
      <w:sz w:val="24"/>
    </w:rPr>
  </w:style>
  <w:style w:type="character" w:styleId="ListParagraphChar" w:customStyle="1">
    <w:name w:val="List Paragraph Char"/>
    <w:aliases w:val="Main Para Char,RUS List Char,Noise heading Char,TOC style Char,lp1 Char"/>
    <w:link w:val="ListParagraph"/>
    <w:uiPriority w:val="34"/>
    <w:locked/>
    <w:rsid w:val="00DD54AF"/>
    <w:rPr>
      <w:rFonts w:ascii="Arial" w:hAnsi="Arial"/>
      <w:sz w:val="24"/>
      <w:szCs w:val="24"/>
    </w:rPr>
  </w:style>
  <w:style w:type="character" w:styleId="Heading5Char" w:customStyle="1">
    <w:name w:val="Heading 5 Char"/>
    <w:link w:val="Heading5"/>
    <w:rsid w:val="005531DC"/>
    <w:rPr>
      <w:rFonts w:ascii="Calibri" w:hAnsi="Calibri" w:eastAsia="SimSun" w:cs="Times New Roman"/>
      <w:b/>
      <w:bCs/>
      <w:i/>
      <w:iCs/>
      <w:sz w:val="26"/>
      <w:szCs w:val="26"/>
    </w:rPr>
  </w:style>
  <w:style w:type="paragraph" w:styleId="Revision">
    <w:name w:val="Revision"/>
    <w:hidden/>
    <w:uiPriority w:val="99"/>
    <w:semiHidden/>
    <w:rsid w:val="002061B7"/>
    <w:rPr>
      <w:rFonts w:ascii="Arial" w:hAnsi="Arial"/>
      <w:sz w:val="24"/>
      <w:szCs w:val="24"/>
    </w:rPr>
  </w:style>
  <w:style w:type="paragraph" w:styleId="AppendixH1" w:customStyle="1">
    <w:name w:val="Appendix H1"/>
    <w:rsid w:val="00FF600A"/>
    <w:pPr>
      <w:keepNext/>
      <w:numPr>
        <w:numId w:val="22"/>
      </w:numPr>
      <w:spacing w:after="240" w:line="290" w:lineRule="auto"/>
      <w:jc w:val="both"/>
      <w:outlineLvl w:val="0"/>
    </w:pPr>
    <w:rPr>
      <w:rFonts w:ascii="Arial" w:hAnsi="Arial"/>
      <w:b/>
      <w:sz w:val="22"/>
      <w:szCs w:val="22"/>
    </w:rPr>
  </w:style>
  <w:style w:type="paragraph" w:styleId="AppendixH2" w:customStyle="1">
    <w:name w:val="Appendix H2"/>
    <w:rsid w:val="00FF600A"/>
    <w:pPr>
      <w:numPr>
        <w:ilvl w:val="1"/>
        <w:numId w:val="22"/>
      </w:numPr>
      <w:spacing w:after="240" w:line="290" w:lineRule="auto"/>
      <w:jc w:val="both"/>
      <w:outlineLvl w:val="1"/>
    </w:pPr>
    <w:rPr>
      <w:rFonts w:ascii="Arial" w:hAnsi="Arial"/>
      <w:lang w:val="en-GB"/>
    </w:rPr>
  </w:style>
  <w:style w:type="paragraph" w:styleId="AppendixH3" w:customStyle="1">
    <w:name w:val="Appendix H3"/>
    <w:rsid w:val="00FF600A"/>
    <w:pPr>
      <w:numPr>
        <w:ilvl w:val="2"/>
        <w:numId w:val="22"/>
      </w:numPr>
      <w:spacing w:after="240" w:line="290" w:lineRule="auto"/>
      <w:jc w:val="both"/>
      <w:outlineLvl w:val="2"/>
    </w:pPr>
    <w:rPr>
      <w:rFonts w:ascii="Arial" w:hAnsi="Arial"/>
      <w:lang w:val="en-GB"/>
    </w:rPr>
  </w:style>
  <w:style w:type="paragraph" w:styleId="AppendixH4" w:customStyle="1">
    <w:name w:val="Appendix H4"/>
    <w:rsid w:val="00FF600A"/>
    <w:pPr>
      <w:numPr>
        <w:ilvl w:val="3"/>
        <w:numId w:val="22"/>
      </w:numPr>
      <w:tabs>
        <w:tab w:val="left" w:pos="2160"/>
      </w:tabs>
      <w:spacing w:after="240" w:line="290" w:lineRule="auto"/>
      <w:jc w:val="both"/>
      <w:outlineLvl w:val="3"/>
    </w:pPr>
    <w:rPr>
      <w:rFonts w:ascii="Arial" w:hAnsi="Arial"/>
      <w:lang w:val="en-GB"/>
    </w:rPr>
  </w:style>
  <w:style w:type="paragraph" w:styleId="AppendixH5" w:customStyle="1">
    <w:name w:val="Appendix H5"/>
    <w:rsid w:val="00FF600A"/>
    <w:pPr>
      <w:numPr>
        <w:ilvl w:val="4"/>
        <w:numId w:val="22"/>
      </w:numPr>
      <w:tabs>
        <w:tab w:val="left" w:pos="2592"/>
      </w:tabs>
      <w:spacing w:after="240" w:line="290" w:lineRule="auto"/>
      <w:jc w:val="both"/>
      <w:outlineLvl w:val="4"/>
    </w:pPr>
    <w:rPr>
      <w:rFonts w:ascii="Arial" w:hAnsi="Arial"/>
      <w:lang w:val="en-GB"/>
    </w:rPr>
  </w:style>
  <w:style w:type="paragraph" w:styleId="AppendixH6" w:customStyle="1">
    <w:name w:val="Appendix H6"/>
    <w:rsid w:val="00FF600A"/>
    <w:pPr>
      <w:numPr>
        <w:ilvl w:val="5"/>
        <w:numId w:val="22"/>
      </w:numPr>
      <w:tabs>
        <w:tab w:val="left" w:pos="3168"/>
      </w:tabs>
      <w:spacing w:after="240" w:line="290" w:lineRule="auto"/>
      <w:jc w:val="both"/>
      <w:outlineLvl w:val="5"/>
    </w:pPr>
    <w:rPr>
      <w:rFonts w:ascii="Arial" w:hAnsi="Arial"/>
    </w:rPr>
  </w:style>
  <w:style w:type="numbering" w:styleId="Style-Appendix" w:customStyle="1">
    <w:name w:val="Style-Appendix"/>
    <w:basedOn w:val="NoList"/>
    <w:rsid w:val="00FF600A"/>
    <w:pPr>
      <w:numPr>
        <w:numId w:val="23"/>
      </w:numPr>
    </w:pPr>
  </w:style>
  <w:style w:type="paragraph" w:styleId="Header">
    <w:name w:val="header"/>
    <w:basedOn w:val="Normal"/>
    <w:link w:val="HeaderChar"/>
    <w:uiPriority w:val="99"/>
    <w:unhideWhenUsed/>
    <w:rsid w:val="008D57AB"/>
    <w:pPr>
      <w:tabs>
        <w:tab w:val="center" w:pos="4513"/>
        <w:tab w:val="right" w:pos="9026"/>
      </w:tabs>
    </w:pPr>
  </w:style>
  <w:style w:type="character" w:styleId="HeaderChar" w:customStyle="1">
    <w:name w:val="Header Char"/>
    <w:basedOn w:val="DefaultParagraphFont"/>
    <w:link w:val="Header"/>
    <w:uiPriority w:val="99"/>
    <w:rsid w:val="008D57AB"/>
    <w:rPr>
      <w:rFonts w:ascii="Arial" w:hAnsi="Arial"/>
      <w:sz w:val="24"/>
      <w:szCs w:val="24"/>
    </w:rPr>
  </w:style>
  <w:style w:type="paragraph" w:styleId="Footer">
    <w:name w:val="footer"/>
    <w:basedOn w:val="Normal"/>
    <w:link w:val="FooterChar"/>
    <w:uiPriority w:val="99"/>
    <w:unhideWhenUsed/>
    <w:rsid w:val="008D57AB"/>
    <w:pPr>
      <w:tabs>
        <w:tab w:val="center" w:pos="4513"/>
        <w:tab w:val="right" w:pos="9026"/>
      </w:tabs>
    </w:pPr>
  </w:style>
  <w:style w:type="character" w:styleId="FooterChar" w:customStyle="1">
    <w:name w:val="Footer Char"/>
    <w:basedOn w:val="DefaultParagraphFont"/>
    <w:link w:val="Footer"/>
    <w:uiPriority w:val="99"/>
    <w:rsid w:val="008D57AB"/>
    <w:rPr>
      <w:rFonts w:ascii="Arial" w:hAnsi="Arial"/>
      <w:sz w:val="24"/>
      <w:szCs w:val="24"/>
    </w:rPr>
  </w:style>
  <w:style w:type="character" w:styleId="Strong">
    <w:name w:val="Strong"/>
    <w:basedOn w:val="DefaultParagraphFont"/>
    <w:uiPriority w:val="22"/>
    <w:qFormat/>
    <w:rsid w:val="00AB3F26"/>
    <w:rPr>
      <w:b/>
      <w:bCs/>
    </w:rPr>
  </w:style>
  <w:style w:type="character" w:styleId="FollowedHyperlink">
    <w:name w:val="FollowedHyperlink"/>
    <w:basedOn w:val="DefaultParagraphFont"/>
    <w:semiHidden/>
    <w:unhideWhenUsed/>
    <w:rsid w:val="00C10217"/>
    <w:rPr>
      <w:color w:val="954F72" w:themeColor="followedHyperlink"/>
      <w:u w:val="single"/>
    </w:rPr>
  </w:style>
  <w:style w:type="character" w:styleId="fontstyle140" w:customStyle="1">
    <w:name w:val="fontstyle14"/>
    <w:basedOn w:val="DefaultParagraphFont"/>
    <w:rsid w:val="003252E0"/>
  </w:style>
  <w:style w:type="paragraph" w:styleId="CoverBackText" w:customStyle="1">
    <w:name w:val="Cover Back Text"/>
    <w:basedOn w:val="BodyText"/>
    <w:rsid w:val="00B6105E"/>
    <w:pPr>
      <w:widowControl/>
      <w:autoSpaceDE/>
      <w:autoSpaceDN/>
      <w:adjustRightInd/>
      <w:spacing w:before="120"/>
      <w:jc w:val="right"/>
    </w:pPr>
    <w:rPr>
      <w:rFonts w:ascii="Calibri" w:hAnsi="Calibri" w:eastAsia="Times New Roman" w:cs="Calibri"/>
      <w:sz w:val="20"/>
      <w:szCs w:val="20"/>
      <w:lang w:eastAsia="en-GB"/>
    </w:rPr>
  </w:style>
  <w:style w:type="table" w:styleId="TableGrid">
    <w:name w:val="Table Grid"/>
    <w:basedOn w:val="TableNormal"/>
    <w:uiPriority w:val="59"/>
    <w:rsid w:val="008D3C01"/>
    <w:rPr>
      <w:rFonts w:ascii="Calibri" w:hAnsi="Calibri"/>
      <w:lang w:val="en-S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DeltaViewInsertion" w:customStyle="1">
    <w:name w:val="DeltaView Insertion"/>
    <w:uiPriority w:val="99"/>
    <w:rsid w:val="00F81345"/>
    <w:rPr>
      <w:color w:val="0000FF"/>
      <w:u w:val="double"/>
    </w:rPr>
  </w:style>
  <w:style w:type="paragraph" w:styleId="BlockText">
    <w:name w:val="Block Text"/>
    <w:basedOn w:val="Normal"/>
    <w:uiPriority w:val="99"/>
    <w:rsid w:val="00AD7F65"/>
    <w:pPr>
      <w:widowControl/>
      <w:tabs>
        <w:tab w:val="left" w:pos="-720"/>
        <w:tab w:val="left" w:pos="0"/>
      </w:tabs>
      <w:suppressAutoHyphens/>
      <w:autoSpaceDE/>
      <w:autoSpaceDN/>
      <w:adjustRightInd/>
      <w:ind w:left="1440" w:right="26" w:hanging="720"/>
      <w:jc w:val="both"/>
    </w:pPr>
    <w:rPr>
      <w:rFonts w:ascii="Trebuchet MS" w:hAnsi="Trebuchet MS" w:eastAsia="Times New Roman"/>
      <w:b/>
      <w:color w:val="008000"/>
      <w:sz w:val="22"/>
      <w:szCs w:val="20"/>
      <w:lang w:val="en-US" w:eastAsia="en-US"/>
    </w:rPr>
  </w:style>
  <w:style w:type="paragraph" w:styleId="xmsobodytextindent" w:customStyle="1">
    <w:name w:val="x_msobodytextindent"/>
    <w:basedOn w:val="Normal"/>
    <w:rsid w:val="00F821FD"/>
    <w:pPr>
      <w:widowControl/>
      <w:autoSpaceDE/>
      <w:autoSpaceDN/>
      <w:adjustRightInd/>
      <w:spacing w:before="100" w:beforeAutospacing="1" w:after="100" w:afterAutospacing="1"/>
    </w:pPr>
    <w:rPr>
      <w:rFonts w:ascii="Times New Roman" w:hAnsi="Times New Roman" w:eastAsia="Times New Roman"/>
      <w:lang w:eastAsia="en-GB"/>
    </w:rPr>
  </w:style>
</w:styles>
</file>

<file path=word/tasks.xml><?xml version="1.0" encoding="utf-8"?>
<t:Tasks xmlns:t="http://schemas.microsoft.com/office/tasks/2019/documenttasks" xmlns:oel="http://schemas.microsoft.com/office/2019/extlst">
  <t:Task id="{DCC9B694-A95C-47D3-BA59-B2227D6A78BC}">
    <t:Anchor>
      <t:Comment id="1655623561"/>
    </t:Anchor>
    <t:History>
      <t:Event id="{356A67DA-40FD-4B76-9739-8EFA8B7458E0}" time="2025-09-27T04:53:51.755Z">
        <t:Attribution userId="S::tran.nguyen.tuan.anh@singhealth.com.sg::c7e51d90-7546-4734-b11f-4f8cd8338500" userProvider="AD" userName="Tran Nguyen Tuan Anh (SingHealth - RADSC)"/>
        <t:Anchor>
          <t:Comment id="1655623561"/>
        </t:Anchor>
        <t:Create/>
      </t:Event>
      <t:Event id="{7F1D3C4B-C63B-40D8-A3CE-2ABC5135594F}" time="2025-09-27T04:53:51.755Z">
        <t:Attribution userId="S::tran.nguyen.tuan.anh@singhealth.com.sg::c7e51d90-7546-4734-b11f-4f8cd8338500" userProvider="AD" userName="Tran Nguyen Tuan Anh (SingHealth - RADSC)"/>
        <t:Anchor>
          <t:Comment id="1655623561"/>
        </t:Anchor>
        <t:Assign userId="S::mohammad.sufyan.b.a@singhealth.com.sg::6c38c1d6-1a98-4eb9-aebc-eed252278ede" userProvider="AD" userName="Mohammad Sufyan Bin Amirhamzah (SingHealth - SGH)"/>
      </t:Event>
      <t:Event id="{BFE81C12-DB84-492F-9159-79E46EDC8CCC}" time="2025-09-27T04:53:51.755Z">
        <t:Attribution userId="S::tran.nguyen.tuan.anh@singhealth.com.sg::c7e51d90-7546-4734-b11f-4f8cd8338500" userProvider="AD" userName="Tran Nguyen Tuan Anh (SingHealth - RADSC)"/>
        <t:Anchor>
          <t:Comment id="1655623561"/>
        </t:Anchor>
        <t:SetTitle title="@Mohammad Sufyan Bin Amirhamzah (SingHealth - SGH) I suggest we simplify the forms to this - as it all pertains to model training. This is the previous input a) SGH in-house segmentation model (based on SGH dataset) that can generate a DICOM standard …"/>
      </t:Event>
      <t:Event id="{655923A6-1214-474E-931B-1C62FCFA1B03}" time="2025-09-29T06:06:30.556Z">
        <t:Attribution userId="S::mohammad.sufyan.b.a@singhealth.com.sg::6c38c1d6-1a98-4eb9-aebc-eed252278ede" userProvider="AD" userName="Mohammad Sufyan Bin Amirhamzah (SingHealth - SGH)"/>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33648">
      <w:bodyDiv w:val="1"/>
      <w:marLeft w:val="0"/>
      <w:marRight w:val="0"/>
      <w:marTop w:val="0"/>
      <w:marBottom w:val="0"/>
      <w:divBdr>
        <w:top w:val="none" w:sz="0" w:space="0" w:color="auto"/>
        <w:left w:val="none" w:sz="0" w:space="0" w:color="auto"/>
        <w:bottom w:val="none" w:sz="0" w:space="0" w:color="auto"/>
        <w:right w:val="none" w:sz="0" w:space="0" w:color="auto"/>
      </w:divBdr>
    </w:div>
    <w:div w:id="293802298">
      <w:bodyDiv w:val="1"/>
      <w:marLeft w:val="0"/>
      <w:marRight w:val="0"/>
      <w:marTop w:val="0"/>
      <w:marBottom w:val="0"/>
      <w:divBdr>
        <w:top w:val="none" w:sz="0" w:space="0" w:color="auto"/>
        <w:left w:val="none" w:sz="0" w:space="0" w:color="auto"/>
        <w:bottom w:val="none" w:sz="0" w:space="0" w:color="auto"/>
        <w:right w:val="none" w:sz="0" w:space="0" w:color="auto"/>
      </w:divBdr>
    </w:div>
    <w:div w:id="470172071">
      <w:bodyDiv w:val="1"/>
      <w:marLeft w:val="0"/>
      <w:marRight w:val="0"/>
      <w:marTop w:val="0"/>
      <w:marBottom w:val="0"/>
      <w:divBdr>
        <w:top w:val="none" w:sz="0" w:space="0" w:color="auto"/>
        <w:left w:val="none" w:sz="0" w:space="0" w:color="auto"/>
        <w:bottom w:val="none" w:sz="0" w:space="0" w:color="auto"/>
        <w:right w:val="none" w:sz="0" w:space="0" w:color="auto"/>
      </w:divBdr>
    </w:div>
    <w:div w:id="510684784">
      <w:bodyDiv w:val="1"/>
      <w:marLeft w:val="0"/>
      <w:marRight w:val="0"/>
      <w:marTop w:val="0"/>
      <w:marBottom w:val="0"/>
      <w:divBdr>
        <w:top w:val="none" w:sz="0" w:space="0" w:color="auto"/>
        <w:left w:val="none" w:sz="0" w:space="0" w:color="auto"/>
        <w:bottom w:val="none" w:sz="0" w:space="0" w:color="auto"/>
        <w:right w:val="none" w:sz="0" w:space="0" w:color="auto"/>
      </w:divBdr>
    </w:div>
    <w:div w:id="639657154">
      <w:bodyDiv w:val="1"/>
      <w:marLeft w:val="0"/>
      <w:marRight w:val="0"/>
      <w:marTop w:val="0"/>
      <w:marBottom w:val="0"/>
      <w:divBdr>
        <w:top w:val="none" w:sz="0" w:space="0" w:color="auto"/>
        <w:left w:val="none" w:sz="0" w:space="0" w:color="auto"/>
        <w:bottom w:val="none" w:sz="0" w:space="0" w:color="auto"/>
        <w:right w:val="none" w:sz="0" w:space="0" w:color="auto"/>
      </w:divBdr>
    </w:div>
    <w:div w:id="809327541">
      <w:bodyDiv w:val="1"/>
      <w:marLeft w:val="0"/>
      <w:marRight w:val="0"/>
      <w:marTop w:val="0"/>
      <w:marBottom w:val="0"/>
      <w:divBdr>
        <w:top w:val="none" w:sz="0" w:space="0" w:color="auto"/>
        <w:left w:val="none" w:sz="0" w:space="0" w:color="auto"/>
        <w:bottom w:val="none" w:sz="0" w:space="0" w:color="auto"/>
        <w:right w:val="none" w:sz="0" w:space="0" w:color="auto"/>
      </w:divBdr>
    </w:div>
    <w:div w:id="965351723">
      <w:bodyDiv w:val="1"/>
      <w:marLeft w:val="0"/>
      <w:marRight w:val="0"/>
      <w:marTop w:val="0"/>
      <w:marBottom w:val="0"/>
      <w:divBdr>
        <w:top w:val="none" w:sz="0" w:space="0" w:color="auto"/>
        <w:left w:val="none" w:sz="0" w:space="0" w:color="auto"/>
        <w:bottom w:val="none" w:sz="0" w:space="0" w:color="auto"/>
        <w:right w:val="none" w:sz="0" w:space="0" w:color="auto"/>
      </w:divBdr>
    </w:div>
    <w:div w:id="995568632">
      <w:bodyDiv w:val="1"/>
      <w:marLeft w:val="0"/>
      <w:marRight w:val="0"/>
      <w:marTop w:val="0"/>
      <w:marBottom w:val="0"/>
      <w:divBdr>
        <w:top w:val="none" w:sz="0" w:space="0" w:color="auto"/>
        <w:left w:val="none" w:sz="0" w:space="0" w:color="auto"/>
        <w:bottom w:val="none" w:sz="0" w:space="0" w:color="auto"/>
        <w:right w:val="none" w:sz="0" w:space="0" w:color="auto"/>
      </w:divBdr>
    </w:div>
    <w:div w:id="1036806371">
      <w:bodyDiv w:val="1"/>
      <w:marLeft w:val="0"/>
      <w:marRight w:val="0"/>
      <w:marTop w:val="0"/>
      <w:marBottom w:val="0"/>
      <w:divBdr>
        <w:top w:val="none" w:sz="0" w:space="0" w:color="auto"/>
        <w:left w:val="none" w:sz="0" w:space="0" w:color="auto"/>
        <w:bottom w:val="none" w:sz="0" w:space="0" w:color="auto"/>
        <w:right w:val="none" w:sz="0" w:space="0" w:color="auto"/>
      </w:divBdr>
    </w:div>
    <w:div w:id="1837376914">
      <w:bodyDiv w:val="1"/>
      <w:marLeft w:val="0"/>
      <w:marRight w:val="0"/>
      <w:marTop w:val="0"/>
      <w:marBottom w:val="0"/>
      <w:divBdr>
        <w:top w:val="none" w:sz="0" w:space="0" w:color="auto"/>
        <w:left w:val="none" w:sz="0" w:space="0" w:color="auto"/>
        <w:bottom w:val="none" w:sz="0" w:space="0" w:color="auto"/>
        <w:right w:val="none" w:sz="0" w:space="0" w:color="auto"/>
      </w:divBdr>
    </w:div>
    <w:div w:id="213648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yperlink" Target="https://www.lawinsider.com/clause/authorship"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yperlink" Target="https://www.lawinsider.com/clause/authorship" TargetMode="Externa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hyperlink" Target="https://www.lawinsider.com/clause/secrecy"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www.lawinsider.com/clause/to-maintain"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www.lawinsider.com/clause/intellectual-property-indemnity"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2.xml" Id="rId22" /><Relationship Type="http://schemas.microsoft.com/office/2019/05/relationships/documenttasks" Target="tasks.xml" Id="R246592ae1523417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15BDF6CAC2A14B84D0C04DF3EBA35C" ma:contentTypeVersion="12" ma:contentTypeDescription="Create a new document." ma:contentTypeScope="" ma:versionID="caf0e7b44744337d603c8c48b8be4453">
  <xsd:schema xmlns:xsd="http://www.w3.org/2001/XMLSchema" xmlns:xs="http://www.w3.org/2001/XMLSchema" xmlns:p="http://schemas.microsoft.com/office/2006/metadata/properties" xmlns:ns2="9a247598-87d0-4044-ade9-c5e8c3e5653d" xmlns:ns3="0c05c084-0a74-4d87-8cf8-8e15acf4230f" targetNamespace="http://schemas.microsoft.com/office/2006/metadata/properties" ma:root="true" ma:fieldsID="d9e1559862f3598385367b617f1cd3be" ns2:_="" ns3:_="">
    <xsd:import namespace="9a247598-87d0-4044-ade9-c5e8c3e5653d"/>
    <xsd:import namespace="0c05c084-0a74-4d87-8cf8-8e15acf423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247598-87d0-4044-ade9-c5e8c3e56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92747c-bbb1-456b-8552-bed37e5a5c0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05c084-0a74-4d87-8cf8-8e15acf4230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7a43f75-a637-413c-bb93-b5bd17dc2e1f}" ma:internalName="TaxCatchAll" ma:showField="CatchAllData" ma:web="0c05c084-0a74-4d87-8cf8-8e15acf423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05c084-0a74-4d87-8cf8-8e15acf4230f" xsi:nil="true"/>
    <lcf76f155ced4ddcb4097134ff3c332f xmlns="9a247598-87d0-4044-ade9-c5e8c3e565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CE36B2-F868-498E-86F8-DCC73089729D}">
  <ds:schemaRefs>
    <ds:schemaRef ds:uri="http://schemas.microsoft.com/office/2006/metadata/contentType"/>
    <ds:schemaRef ds:uri="http://schemas.microsoft.com/office/2006/metadata/properties/metaAttributes"/>
    <ds:schemaRef ds:uri="http://www.w3.org/2000/xmlns/"/>
    <ds:schemaRef ds:uri="http://www.w3.org/2001/XMLSchema"/>
    <ds:schemaRef ds:uri="9a247598-87d0-4044-ade9-c5e8c3e5653d"/>
    <ds:schemaRef ds:uri="0c05c084-0a74-4d87-8cf8-8e15acf4230f"/>
  </ds:schemaRefs>
</ds:datastoreItem>
</file>

<file path=customXml/itemProps2.xml><?xml version="1.0" encoding="utf-8"?>
<ds:datastoreItem xmlns:ds="http://schemas.openxmlformats.org/officeDocument/2006/customXml" ds:itemID="{CF9FE5D8-2C03-4057-ADF2-9D4F139C3368}">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79D80DEC-A50F-4C65-B6B3-525B19E6596D}">
  <ds:schemaRefs>
    <ds:schemaRef ds:uri="http://schemas.microsoft.com/sharepoint/v3/contenttype/forms"/>
  </ds:schemaRefs>
</ds:datastoreItem>
</file>

<file path=customXml/itemProps4.xml><?xml version="1.0" encoding="utf-8"?>
<ds:datastoreItem xmlns:ds="http://schemas.openxmlformats.org/officeDocument/2006/customXml" ds:itemID="{1EB76481-728C-41A2-B236-E84FE38EC561}">
  <ds:schemaRefs>
    <ds:schemaRef ds:uri="http://schemas.microsoft.com/office/2006/metadata/properties"/>
    <ds:schemaRef ds:uri="http://www.w3.org/2000/xmlns/"/>
    <ds:schemaRef ds:uri="0c05c084-0a74-4d87-8cf8-8e15acf4230f"/>
    <ds:schemaRef ds:uri="http://www.w3.org/2001/XMLSchema-instance"/>
    <ds:schemaRef ds:uri="9a247598-87d0-4044-ade9-c5e8c3e5653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DATED the        2nd            day of</dc:title>
  <dc:subject/>
  <dc:creator>ibmtck</dc:creator>
  <keywords/>
  <dc:description/>
  <lastModifiedBy>Mohammad Sufyan Bin Amirhamzah (SingHealth - SGH)</lastModifiedBy>
  <revision>47</revision>
  <lastPrinted>2011-05-05T02:06:00.0000000Z</lastPrinted>
  <dcterms:created xsi:type="dcterms:W3CDTF">2025-07-17T03:26:00.0000000Z</dcterms:created>
  <dcterms:modified xsi:type="dcterms:W3CDTF">2025-09-29T09:21:10.4834281Z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0x010100ED15BDF6CAC2A14B84D0C04DF3EBA35C</vt:lpwstr>
  </property>
  <property fmtid="{D5CDD505-2E9C-101B-9397-08002B2CF9AE}" pid="3" name="MediaServiceImageTags">
    <vt:lpwstr/>
  </property>
</Properties>
</file>